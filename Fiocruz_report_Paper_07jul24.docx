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spacing w:before="240" w:after="120"/>
        <w:jc w:val="center"/>
        <w:rPr>
          <w:sz w:val="48"/>
          <w:szCs w:val="56"/>
        </w:rPr>
      </w:pPr>
      <w:r>
        <w:rPr>
          <w:sz w:val="48"/>
          <w:szCs w:val="56"/>
        </w:rPr>
        <w:t>Transcriptome  and entropy analysis of lung squamous cell carcinoma progression and staging</w:t>
      </w:r>
    </w:p>
    <w:p>
      <w:pPr>
        <w:pStyle w:val="TextBody"/>
        <w:spacing w:lineRule="auto" w:line="360"/>
        <w:rPr/>
      </w:pPr>
      <w:r>
        <w:rPr/>
      </w:r>
    </w:p>
    <w:p>
      <w:pPr>
        <w:pStyle w:val="Subtitle"/>
        <w:spacing w:lineRule="auto" w:line="360"/>
        <w:rPr/>
      </w:pPr>
      <w:r>
        <w:rPr>
          <w:sz w:val="28"/>
          <w:szCs w:val="28"/>
          <w:lang w:val="pt-BR"/>
        </w:rPr>
        <w:t>Felipe Leal Valentim</w:t>
      </w:r>
      <w:r>
        <w:rPr>
          <w:sz w:val="28"/>
          <w:szCs w:val="28"/>
          <w:vertAlign w:val="superscript"/>
          <w:lang w:val="pt-BR"/>
        </w:rPr>
        <w:t>1</w:t>
      </w:r>
      <w:r>
        <w:rPr>
          <w:sz w:val="28"/>
          <w:szCs w:val="28"/>
          <w:lang w:val="pt-BR"/>
        </w:rPr>
        <w:t>, Carlyle Ribeiro Lima</w:t>
      </w:r>
      <w:r>
        <w:rPr>
          <w:sz w:val="28"/>
          <w:szCs w:val="28"/>
          <w:vertAlign w:val="superscript"/>
          <w:lang w:val="pt-BR"/>
        </w:rPr>
        <w:t>1</w:t>
      </w:r>
      <w:r>
        <w:rPr>
          <w:sz w:val="28"/>
          <w:szCs w:val="28"/>
          <w:lang w:val="pt-BR"/>
        </w:rPr>
        <w:t>, Nicolas Carels</w:t>
      </w:r>
      <w:r>
        <w:rPr>
          <w:sz w:val="28"/>
          <w:szCs w:val="28"/>
          <w:vertAlign w:val="superscript"/>
          <w:lang w:val="pt-BR"/>
        </w:rPr>
        <w:t>1,*</w:t>
      </w:r>
    </w:p>
    <w:p>
      <w:pPr>
        <w:pStyle w:val="TextBody"/>
        <w:spacing w:lineRule="auto" w:line="360"/>
        <w:jc w:val="both"/>
        <w:rPr/>
      </w:pPr>
      <w:r>
        <w:rPr>
          <w:vertAlign w:val="superscript"/>
        </w:rPr>
        <w:t>1</w:t>
      </w:r>
      <w:r>
        <w:rPr/>
        <w:t>Laboratory of Biological Systems Modeling, Center of Technological Development in Health (CDTS), Oswaldo Cruz Foundation (Fiocruz), 21040-900, Rio de Janeiro, Brazil.</w:t>
      </w:r>
    </w:p>
    <w:p>
      <w:pPr>
        <w:pStyle w:val="TextBody"/>
        <w:spacing w:lineRule="auto" w:line="360" w:before="240" w:after="120"/>
        <w:rPr/>
      </w:pPr>
      <w:r>
        <w:rPr/>
        <w:t xml:space="preserve">*Correspondence to nicolas.carels@fiocruz.br </w:t>
      </w:r>
    </w:p>
    <w:p>
      <w:pPr>
        <w:pStyle w:val="Heading1"/>
        <w:numPr>
          <w:ilvl w:val="0"/>
          <w:numId w:val="1"/>
        </w:numPr>
        <w:spacing w:lineRule="auto" w:line="360"/>
        <w:rPr>
          <w:lang w:val="pt-BR"/>
        </w:rPr>
      </w:pPr>
      <w:r>
        <w:rPr>
          <w:lang w:val="pt-BR"/>
        </w:rPr>
        <w:t>Abstract</w:t>
      </w:r>
    </w:p>
    <w:p>
      <w:pPr>
        <w:pStyle w:val="TextBody"/>
        <w:numPr>
          <w:ilvl w:val="0"/>
          <w:numId w:val="1"/>
        </w:numPr>
        <w:spacing w:lineRule="auto" w:line="360"/>
        <w:jc w:val="both"/>
        <w:rPr/>
      </w:pPr>
      <w:r>
        <w:rPr/>
        <w:t>Stage-specific signatures were detected followed by analysis of their respective sub-interactomes. Remarkably, 23, 62 and 169 genes were determined as potential biomarkers, respectively for stages I, II and III. From the stage-specific networks constructed from sub-interactome of biomarkers, shannon entropy was calculated to test whether there is more cancer information on expression of genes in the later stages. Entropy values of 3.669, 3.713 and 3.786 for stages I, II and III shows that perhaps cancer progression is detected at transcriptome level. Stage-wise functional analysis showed...Potential biomarkers for each stage were selected based on t-test (FDR ≤ 0.05).... This work supports the fact that transcritpome can reveal markers for cancer staging and study of cancer progression....</w:t>
      </w:r>
    </w:p>
    <w:p>
      <w:pPr>
        <w:pStyle w:val="TextBody"/>
        <w:spacing w:lineRule="auto" w:line="360"/>
        <w:jc w:val="both"/>
        <w:rPr>
          <w:lang w:val="pt-BR"/>
        </w:rPr>
      </w:pPr>
      <w:r>
        <w:rPr>
          <w:lang w:val="pt-BR"/>
        </w:rPr>
      </w:r>
    </w:p>
    <w:p>
      <w:pPr>
        <w:pStyle w:val="TextBody"/>
        <w:spacing w:lineRule="auto" w:line="360"/>
        <w:rPr/>
      </w:pPr>
      <w:r>
        <w:rPr>
          <w:b/>
          <w:lang w:val="pt-BR"/>
        </w:rPr>
        <w:t>Keywords</w:t>
      </w:r>
      <w:r>
        <w:rPr>
          <w:lang w:val="pt-BR"/>
        </w:rPr>
        <w:t xml:space="preserve">: </w:t>
      </w:r>
    </w:p>
    <w:p>
      <w:pPr>
        <w:pStyle w:val="Heading1"/>
        <w:widowControl/>
        <w:numPr>
          <w:ilvl w:val="0"/>
          <w:numId w:val="0"/>
        </w:numPr>
        <w:suppressAutoHyphens w:val="true"/>
        <w:overflowPunct w:val="false"/>
        <w:spacing w:lineRule="auto" w:line="360"/>
        <w:ind w:left="0" w:hanging="0"/>
        <w:jc w:val="left"/>
        <w:rPr>
          <w:lang w:val="pt-BR"/>
        </w:rPr>
      </w:pPr>
      <w:r>
        <w:rPr>
          <w:lang w:val="pt-BR"/>
        </w:rPr>
      </w:r>
      <w:r>
        <w:br w:type="page"/>
      </w:r>
    </w:p>
    <w:p>
      <w:pPr>
        <w:pStyle w:val="Heading1"/>
        <w:numPr>
          <w:ilvl w:val="0"/>
          <w:numId w:val="1"/>
        </w:numPr>
        <w:spacing w:lineRule="auto" w:line="360"/>
        <w:rPr>
          <w:lang w:val="pt-BR"/>
        </w:rPr>
      </w:pPr>
      <w:r>
        <w:rPr>
          <w:lang w:val="pt-BR"/>
        </w:rPr>
        <w:t>1. Introduction</w:t>
      </w:r>
    </w:p>
    <w:p>
      <w:pPr>
        <w:pStyle w:val="TextBody"/>
        <w:numPr>
          <w:ilvl w:val="0"/>
          <w:numId w:val="0"/>
        </w:numPr>
        <w:spacing w:lineRule="auto" w:line="360"/>
        <w:ind w:left="0" w:hanging="0"/>
        <w:jc w:val="both"/>
        <w:rPr/>
      </w:pPr>
      <w:r>
        <w:rPr/>
        <w:t xml:space="preserve">Lung cancer is a disease that kills n people every year [cite]. The main cause of lung cancer may be smoking [cite]. But studies on genetic predisposition have found associations also of race and gender to the causes of lung cancer [cite]. Squamous cell lung cancer is a subtype of cancer characterized by this [cite] and that [cite], with a prevalence of xx% [cite] of all types of lung cancer. </w:t>
      </w:r>
    </w:p>
    <w:p>
      <w:pPr>
        <w:pStyle w:val="TextBody"/>
        <w:numPr>
          <w:ilvl w:val="0"/>
          <w:numId w:val="0"/>
        </w:numPr>
        <w:spacing w:lineRule="auto" w:line="360"/>
        <w:ind w:left="0" w:hanging="0"/>
        <w:jc w:val="both"/>
        <w:rPr/>
      </w:pPr>
      <w:r>
        <w:rPr/>
        <w:t xml:space="preserve">The current understanding is that once the tumor appears, it becomes more aggressive as it progresses [cite].  Furthermore, treatment is different for tumors in the cancer stages [cite]. Therefore, methods for cancer staging, i.e., tumor classification or cancer staging, are valuable [cite]. </w:t>
      </w:r>
    </w:p>
    <w:p>
      <w:pPr>
        <w:pStyle w:val="TextBody"/>
        <w:numPr>
          <w:ilvl w:val="0"/>
          <w:numId w:val="0"/>
        </w:numPr>
        <w:spacing w:lineRule="auto" w:line="360"/>
        <w:ind w:left="0" w:hanging="0"/>
        <w:jc w:val="both"/>
        <w:rPr/>
      </w:pPr>
      <w:r>
        <w:rPr/>
        <w:t>The diagnostic procedure for determining the stage of cancer in patients in a hospital setting is XX [cite]. It was also studied and published by this [cite] and this method [cite]. This and that proposed biomarker for cancer staging [cite]. Our bioinformatics work aims to gather more evidence that transcriptome is available for the diagnosis and staging of squamous cell lung cancer [cite]. Furthermore, in establishing a method to identify stage-specific biomarkers [cite].</w:t>
      </w:r>
    </w:p>
    <w:p>
      <w:pPr>
        <w:pStyle w:val="Heading1"/>
        <w:numPr>
          <w:ilvl w:val="0"/>
          <w:numId w:val="0"/>
        </w:numPr>
        <w:spacing w:lineRule="auto" w:line="360"/>
        <w:ind w:left="0" w:hanging="0"/>
        <w:rPr/>
      </w:pPr>
      <w:r>
        <w:rPr/>
        <w:t>2. Results</w:t>
      </w:r>
    </w:p>
    <w:p>
      <w:pPr>
        <w:pStyle w:val="TextBody"/>
        <w:numPr>
          <w:ilvl w:val="1"/>
          <w:numId w:val="1"/>
        </w:numPr>
        <w:spacing w:lineRule="auto" w:line="360" w:before="240" w:after="120"/>
        <w:ind w:left="0" w:hanging="0"/>
        <w:jc w:val="both"/>
        <w:rPr/>
      </w:pPr>
      <w:r>
        <w:rPr>
          <w:rFonts w:eastAsia="Noto Sans CJK SC" w:cs="Lohit Devanagari;Times New Roman" w:ascii="Liberation Sans;Arial" w:hAnsi="Liberation Sans;Arial"/>
          <w:b/>
          <w:bCs/>
          <w:color w:val="auto"/>
          <w:kern w:val="2"/>
          <w:sz w:val="28"/>
          <w:szCs w:val="32"/>
          <w:lang w:val="en-US" w:eastAsia="zh-CN" w:bidi="hi-IN"/>
        </w:rPr>
        <w:t>Method for identification of stage-specific cancer genes</w:t>
      </w:r>
    </w:p>
    <w:p>
      <w:pPr>
        <w:pStyle w:val="TextBody"/>
        <w:numPr>
          <w:ilvl w:val="0"/>
          <w:numId w:val="0"/>
        </w:numPr>
        <w:spacing w:lineRule="auto" w:line="360"/>
        <w:ind w:left="0" w:hanging="0"/>
        <w:rPr/>
      </w:pPr>
      <w:r>
        <w:rPr/>
        <w:t>A two-phase method was developed for the identification of stage-specific squamous lung cancer genes. First, tumor genes are identified by comparing the tumor with normal samples. Second, genes are distributed across stages by matching the average expression at each stage beyond normal samples [see Figure fluxogram].</w:t>
      </w:r>
    </w:p>
    <w:p>
      <w:pPr>
        <w:pStyle w:val="TextBody"/>
        <w:numPr>
          <w:ilvl w:val="1"/>
          <w:numId w:val="1"/>
        </w:numPr>
        <w:spacing w:lineRule="auto" w:line="360" w:before="240" w:after="120"/>
        <w:jc w:val="both"/>
        <w:rPr>
          <w:b/>
          <w:b/>
          <w:bCs/>
        </w:rPr>
      </w:pPr>
      <w:r>
        <w:rPr>
          <w:rFonts w:eastAsia="Noto Sans CJK SC" w:cs="Lohit Devanagari;Times New Roman" w:ascii="Liberation Sans;Arial" w:hAnsi="Liberation Sans;Arial"/>
          <w:b/>
          <w:bCs/>
          <w:color w:val="auto"/>
          <w:kern w:val="2"/>
          <w:sz w:val="28"/>
          <w:szCs w:val="32"/>
          <w:lang w:val="en-US" w:eastAsia="zh-CN" w:bidi="hi-IN"/>
        </w:rPr>
        <w:t>Squamous  lung cancer biomarkers</w:t>
      </w:r>
    </w:p>
    <w:p>
      <w:pPr>
        <w:pStyle w:val="TextBody"/>
        <w:numPr>
          <w:ilvl w:val="1"/>
          <w:numId w:val="1"/>
        </w:numPr>
        <w:spacing w:lineRule="auto" w:line="360" w:before="240" w:after="120"/>
        <w:jc w:val="both"/>
        <w:rPr>
          <w:b/>
          <w:b/>
          <w:bCs/>
        </w:rPr>
      </w:pPr>
      <w:r>
        <w:rPr>
          <w:rFonts w:eastAsia="Noto Serif CJK SC" w:cs="Lohit Devanagari;Times New Roman"/>
          <w:b w:val="false"/>
          <w:bCs w:val="false"/>
          <w:color w:val="auto"/>
          <w:kern w:val="2"/>
          <w:sz w:val="24"/>
          <w:szCs w:val="24"/>
          <w:u w:val="none"/>
          <w:lang w:val="en-US" w:eastAsia="zh-CN" w:bidi="hi-IN"/>
        </w:rPr>
        <w:t>4882 genes are identified to be up-regulated in tumor (RPKM ≥ 4  and paired t-test FDR ≤ 0.05) and were considered as potential biomarkers for lung cancer  diagnosis. To further select candidate genes, we searched pubmed literature to look at the  known biomarkers [PMC10982305, PMC2742385, PMC4254270, PMC4630522, PMC5137804, PMC7881207, PMC9537298, PMC9876670]. From the pubmed search, 67 known biomarkers genes were found. Among these, 24 were selected in both, this study and previsous work (see Figure 5).</w:t>
      </w:r>
    </w:p>
    <w:p>
      <w:pPr>
        <w:pStyle w:val="TextBody"/>
        <w:numPr>
          <w:ilvl w:val="0"/>
          <w:numId w:val="1"/>
        </w:numPr>
        <w:spacing w:lineRule="auto" w:line="360" w:before="240" w:after="120"/>
        <w:ind w:left="0" w:hanging="0"/>
        <w:jc w:val="both"/>
        <w:rPr>
          <w:rFonts w:ascii="Liberation Serif;Times New Roman" w:hAnsi="Liberation Serif;Times New Roman" w:eastAsia="Noto Serif CJK SC" w:cs="Lohit Devanagari;Times New Roman"/>
          <w:b/>
          <w:b/>
          <w:bCs/>
          <w:color w:val="auto"/>
          <w:kern w:val="2"/>
          <w:sz w:val="24"/>
          <w:szCs w:val="24"/>
          <w:u w:val="none"/>
          <w:lang w:val="en-US" w:eastAsia="zh-CN" w:bidi="hi-IN"/>
        </w:rPr>
      </w:pPr>
      <w:r>
        <w:rPr>
          <w:rFonts w:eastAsia="Noto Serif CJK SC" w:cs="Lohit Devanagari;Times New Roman"/>
          <w:b/>
          <w:bCs/>
          <w:color w:val="auto"/>
          <w:kern w:val="2"/>
          <w:sz w:val="24"/>
          <w:szCs w:val="24"/>
          <w:u w:val="none"/>
          <w:lang w:val="en-US" w:eastAsia="zh-CN" w:bidi="hi-IN"/>
        </w:rPr>
        <w:t>Table 4 :  Published tumor biomarkers.</w:t>
      </w:r>
    </w:p>
    <w:p>
      <w:pPr>
        <w:pStyle w:val="TextBody"/>
        <w:numPr>
          <w:ilvl w:val="1"/>
          <w:numId w:val="1"/>
        </w:numPr>
        <w:spacing w:lineRule="auto" w:line="360" w:before="240" w:after="120"/>
        <w:ind w:left="0" w:hanging="0"/>
        <w:jc w:val="both"/>
        <w:rPr>
          <w:rFonts w:ascii="Liberation Serif;Times New Roman" w:hAnsi="Liberation Serif;Times New Roman" w:eastAsia="Noto Serif CJK SC" w:cs="Lohit Devanagari;Times New Roman"/>
          <w:b/>
          <w:b/>
          <w:bCs/>
          <w:color w:val="auto"/>
          <w:kern w:val="2"/>
          <w:sz w:val="24"/>
          <w:szCs w:val="24"/>
          <w:u w:val="none"/>
          <w:lang w:val="en-US" w:eastAsia="zh-CN" w:bidi="hi-IN"/>
        </w:rPr>
      </w:pPr>
      <w:r>
        <w:rPr>
          <w:rFonts w:eastAsia="Noto Serif CJK SC" w:cs="Lohit Devanagari;Times New Roman"/>
          <w:b/>
          <w:bCs/>
          <w:color w:val="auto"/>
          <w:kern w:val="2"/>
          <w:sz w:val="24"/>
          <w:szCs w:val="24"/>
          <w:u w:val="none"/>
          <w:lang w:val="en-US" w:eastAsia="zh-CN" w:bidi="hi-IN"/>
        </w:rPr>
        <w:t>Figure 5 : Expression of known tumor biomarkers.</w:t>
      </w:r>
    </w:p>
    <w:p>
      <w:pPr>
        <w:pStyle w:val="Heading2"/>
        <w:numPr>
          <w:ilvl w:val="1"/>
          <w:numId w:val="1"/>
        </w:numPr>
        <w:spacing w:lineRule="auto" w:line="360"/>
        <w:rPr>
          <w:sz w:val="28"/>
          <w:szCs w:val="32"/>
        </w:rPr>
      </w:pPr>
      <w:r>
        <w:rPr>
          <w:sz w:val="28"/>
          <w:szCs w:val="32"/>
        </w:rPr>
        <w:t>Stage-specific signatures for squamous cell lung cancer</w:t>
      </w:r>
    </w:p>
    <w:p>
      <w:pPr>
        <w:pStyle w:val="TextBody"/>
        <w:spacing w:lineRule="auto" w:line="360" w:before="240" w:after="120"/>
        <w:jc w:val="both"/>
        <w:rPr/>
      </w:pPr>
      <w:r>
        <w:rPr/>
        <w:t xml:space="preserve">From the genes identified to be up-regulated in tumor,  1618, 1694 and 1795 are distributed to stages I, II and III, respectively (RPKM ≥ 4 , log2foldchange ≥1 and unpaired t-test FDR ≤ 0.05). These genes were used to sample sub-interactomes with 1140/3291, 1198/3564, 1280/4002 vertex/edges for each stage. Then, entropy values of 3.669, 3.713 and 3.786 were obtained for sub-interactomes of stages I, II and III. Finally, the number of stage-specific genes, </w:t>
      </w:r>
      <w:r>
        <w:rPr>
          <w:rFonts w:eastAsia="Noto Serif CJK SC" w:cs="Lohit Devanagari;Times New Roman"/>
          <w:color w:val="auto"/>
          <w:kern w:val="2"/>
          <w:sz w:val="24"/>
          <w:szCs w:val="24"/>
          <w:lang w:val="en-US" w:eastAsia="zh-CN" w:bidi="hi-IN"/>
        </w:rPr>
        <w:t xml:space="preserve">i.e. </w:t>
      </w:r>
      <w:r>
        <w:rPr/>
        <w:t>without overlap to other stages, is 23, 62, 169 in stages I, II and III, respectively (see Figure 1).</w:t>
      </w:r>
    </w:p>
    <w:p>
      <w:pPr>
        <w:pStyle w:val="TextBody"/>
        <w:spacing w:lineRule="auto" w:line="360" w:before="240" w:after="120"/>
        <w:jc w:val="both"/>
        <w:rPr/>
      </w:pPr>
      <w:r>
        <w:rPr>
          <w:b/>
          <w:bCs/>
        </w:rPr>
        <w:t xml:space="preserve">Figure 1 : A) PCA of tumor genes contrasting tumor and normal paired samples.  B) Ven diagram of turmor genes and their stage-specific distribution. </w:t>
      </w:r>
    </w:p>
    <w:p>
      <w:pPr>
        <w:pStyle w:val="Heading2"/>
        <w:numPr>
          <w:ilvl w:val="1"/>
          <w:numId w:val="1"/>
        </w:numPr>
        <w:spacing w:lineRule="auto" w:line="360"/>
        <w:rPr>
          <w:sz w:val="28"/>
          <w:szCs w:val="32"/>
        </w:rPr>
      </w:pPr>
      <w:r>
        <w:rPr>
          <w:sz w:val="28"/>
          <w:szCs w:val="32"/>
        </w:rPr>
        <w:t>Stage-wise functional analysis</w:t>
      </w:r>
    </w:p>
    <w:p>
      <w:pPr>
        <w:pStyle w:val="TextBody"/>
        <w:spacing w:lineRule="auto" w:line="360"/>
        <w:jc w:val="both"/>
        <w:rPr/>
      </w:pPr>
      <w:r>
        <w:rPr/>
        <w:t xml:space="preserve">ClusterProfiler [cite] was used to annotate stage-specific genes against GO , KEGG  databases (p.adjust &lt;0.05). Additionally, the Human Gene Database [cite] was queried Genecards summary was stored. Associated diseases , related pathways and gene ontology annotation were extrated from summary (see Table 1). Among the 254 selected genes, CluterProfiler annotation is available for 74 (GO), 84 (KEGG), and 132 (Reactome) genes. There are 77/214/834 (GO/KEGG/Reactome) significative (p.adjust &lt;0.05) terms (see Table 2). From these, we selected ten top terms in number of genes and combined them for further investigation (see Figures 6, 7 and 8). KEGG pathways common to all stages are </w:t>
      </w:r>
      <w:r>
        <w:rPr>
          <w:rFonts w:eastAsia="Noto Serif CJK SC" w:cs="Lohit Devanagari;Times New Roman"/>
          <w:color w:val="auto"/>
          <w:kern w:val="2"/>
          <w:sz w:val="24"/>
          <w:szCs w:val="24"/>
          <w:lang w:val="en-US" w:eastAsia="zh-CN" w:bidi="hi-IN"/>
        </w:rPr>
        <w:t>“</w:t>
      </w:r>
      <w:r>
        <w:rPr/>
        <w:t>Biosynthesis of cofactors</w:t>
      </w:r>
      <w:r>
        <w:rPr>
          <w:rFonts w:eastAsia="Noto Serif CJK SC" w:cs="Lohit Devanagari;Times New Roman"/>
          <w:color w:val="auto"/>
          <w:kern w:val="2"/>
          <w:sz w:val="24"/>
          <w:szCs w:val="24"/>
          <w:lang w:val="en-US" w:eastAsia="zh-CN" w:bidi="hi-IN"/>
        </w:rPr>
        <w:t>”</w:t>
      </w:r>
      <w:r>
        <w:rPr/>
        <w:t xml:space="preserve">, </w:t>
      </w:r>
      <w:r>
        <w:rPr>
          <w:rFonts w:eastAsia="Noto Serif CJK SC" w:cs="Lohit Devanagari;Times New Roman"/>
          <w:color w:val="auto"/>
          <w:kern w:val="2"/>
          <w:sz w:val="24"/>
          <w:szCs w:val="24"/>
          <w:lang w:val="en-US" w:eastAsia="zh-CN" w:bidi="hi-IN"/>
        </w:rPr>
        <w:t>“</w:t>
      </w:r>
      <w:r>
        <w:rPr/>
        <w:t>Chemical carcinogenesis - receptor activation</w:t>
      </w:r>
      <w:r>
        <w:rPr>
          <w:rFonts w:eastAsia="Noto Serif CJK SC" w:cs="Lohit Devanagari;Times New Roman"/>
          <w:color w:val="auto"/>
          <w:kern w:val="2"/>
          <w:sz w:val="24"/>
          <w:szCs w:val="24"/>
          <w:lang w:val="en-US" w:eastAsia="zh-CN" w:bidi="hi-IN"/>
        </w:rPr>
        <w:t>”</w:t>
      </w:r>
      <w:r>
        <w:rPr/>
        <w:t xml:space="preserve">, </w:t>
      </w:r>
      <w:r>
        <w:rPr>
          <w:rFonts w:eastAsia="Noto Serif CJK SC" w:cs="Lohit Devanagari;Times New Roman"/>
          <w:color w:val="auto"/>
          <w:kern w:val="2"/>
          <w:sz w:val="24"/>
          <w:szCs w:val="24"/>
          <w:lang w:val="en-US" w:eastAsia="zh-CN" w:bidi="hi-IN"/>
        </w:rPr>
        <w:t>“</w:t>
      </w:r>
      <w:r>
        <w:rPr/>
        <w:t>Nicotinate and nicotinamide metabolism and Nucleocytoplasmic transport</w:t>
      </w:r>
      <w:r>
        <w:rPr>
          <w:rFonts w:eastAsia="Noto Serif CJK SC" w:cs="Lohit Devanagari;Times New Roman"/>
          <w:color w:val="auto"/>
          <w:kern w:val="2"/>
          <w:sz w:val="24"/>
          <w:szCs w:val="24"/>
          <w:lang w:val="en-US" w:eastAsia="zh-CN" w:bidi="hi-IN"/>
        </w:rPr>
        <w:t>”</w:t>
      </w:r>
      <w:r>
        <w:rPr/>
        <w:t>. Noteworthy, genes NADK2, KPNA4, NADSYN1, SRC, RNPS1, SPR, AKT2, PTGES3, RPS6KB2 and NT5C are annotated to these pathways that present in all three stages.</w:t>
      </w:r>
    </w:p>
    <w:p>
      <w:pPr>
        <w:pStyle w:val="TextBody"/>
        <w:spacing w:lineRule="auto" w:line="360"/>
        <w:jc w:val="both"/>
        <w:rPr/>
      </w:pPr>
      <w:r>
        <w:rPr/>
        <w:t xml:space="preserve">Progression of lung cancer accross stages can be speculated by analysing GO functional annotation of tree top terms in number of genes. In stage I, terms relatd to </w:t>
      </w:r>
      <w:r>
        <w:rPr>
          <w:b w:val="false"/>
          <w:bCs w:val="false"/>
        </w:rPr>
        <w:t>granule are observed (cytoplasmic stress granule, specific granule lumen and tertiary granule lumen). For stage II, axonogenesis, mesenchyme development and regulation of nervous system development are noted.  While for stage III, GO terms pointing to mitochondrial activity are listed (mitochondrial inner membrane, mitochondrial matrix, mitochondrial protein-containing complex).</w:t>
      </w:r>
    </w:p>
    <w:p>
      <w:pPr>
        <w:pStyle w:val="TextBody"/>
        <w:spacing w:lineRule="auto" w:line="360"/>
        <w:jc w:val="both"/>
        <w:rPr/>
      </w:pPr>
      <w:r>
        <w:rPr>
          <w:b/>
          <w:bCs/>
        </w:rPr>
        <w:t>Table 1 : Annotation interpretation via GeneCards and ClusterProfiler.</w:t>
      </w:r>
    </w:p>
    <w:p>
      <w:pPr>
        <w:pStyle w:val="TextBody"/>
        <w:spacing w:lineRule="auto" w:line="360" w:before="240" w:after="120"/>
        <w:jc w:val="both"/>
        <w:rPr/>
      </w:pPr>
      <w:r>
        <w:rPr>
          <w:b/>
          <w:bCs/>
        </w:rPr>
        <w:t>Table 2 : Ten most abundant  terms in number of genes per stage.</w:t>
      </w:r>
    </w:p>
    <w:p>
      <w:pPr>
        <w:pStyle w:val="TextBody"/>
        <w:spacing w:lineRule="auto" w:line="360" w:before="240" w:after="120"/>
        <w:jc w:val="both"/>
        <w:rPr/>
      </w:pPr>
      <w:r>
        <w:rPr>
          <w:b/>
          <w:bCs/>
        </w:rPr>
        <w:t xml:space="preserve">Figure 6 : Network of functional analysis with GO terms. </w:t>
      </w:r>
    </w:p>
    <w:p>
      <w:pPr>
        <w:pStyle w:val="TextBody"/>
        <w:spacing w:lineRule="auto" w:line="360" w:before="240" w:after="120"/>
        <w:jc w:val="both"/>
        <w:rPr/>
      </w:pPr>
      <w:r>
        <w:rPr>
          <w:b/>
          <w:bCs/>
        </w:rPr>
        <w:t xml:space="preserve">Figure 7 : Network of functional analysis with KEGG pathways. </w:t>
      </w:r>
    </w:p>
    <w:p>
      <w:pPr>
        <w:pStyle w:val="TextBody"/>
        <w:spacing w:lineRule="auto" w:line="360" w:before="240" w:after="120"/>
        <w:jc w:val="both"/>
        <w:rPr/>
      </w:pPr>
      <w:r>
        <w:rPr>
          <w:b/>
          <w:bCs/>
        </w:rPr>
        <w:t xml:space="preserve">Figure 8 : Network of functional analysis with Reactome pathways. </w:t>
      </w:r>
    </w:p>
    <w:p>
      <w:pPr>
        <w:pStyle w:val="TextBody"/>
        <w:numPr>
          <w:ilvl w:val="0"/>
          <w:numId w:val="1"/>
        </w:numPr>
        <w:spacing w:lineRule="auto" w:line="360" w:before="240" w:after="120"/>
        <w:jc w:val="both"/>
        <w:rPr>
          <w:rFonts w:ascii="Liberation Serif;Times New Roman" w:hAnsi="Liberation Serif;Times New Roman" w:eastAsia="Noto Serif CJK SC" w:cs="Lohit Devanagari;Times New Roman"/>
          <w:b w:val="false"/>
          <w:b w:val="false"/>
          <w:bCs w:val="false"/>
          <w:color w:val="auto"/>
          <w:kern w:val="2"/>
          <w:sz w:val="24"/>
          <w:szCs w:val="24"/>
          <w:u w:val="none"/>
          <w:lang w:val="en-US" w:eastAsia="zh-CN" w:bidi="hi-IN"/>
        </w:rPr>
      </w:pPr>
      <w:r>
        <w:rPr>
          <w:rFonts w:eastAsia="Noto Serif CJK SC" w:cs="Lohit Devanagari;Times New Roman"/>
          <w:b/>
          <w:bCs/>
          <w:color w:val="auto"/>
          <w:kern w:val="2"/>
          <w:sz w:val="24"/>
          <w:szCs w:val="24"/>
          <w:u w:val="none"/>
          <w:lang w:val="en-US" w:eastAsia="zh-CN" w:bidi="hi-IN"/>
        </w:rPr>
        <w:t>Table 3 : Statistics of stage-specific gene</w:t>
      </w:r>
    </w:p>
    <w:p>
      <w:pPr>
        <w:pStyle w:val="TextBody"/>
        <w:numPr>
          <w:ilvl w:val="1"/>
          <w:numId w:val="1"/>
        </w:numPr>
        <w:jc w:val="both"/>
        <w:rPr>
          <w:rFonts w:ascii="Liberation Sans;Arial" w:hAnsi="Liberation Sans;Arial" w:eastAsia="Noto Sans CJK SC" w:cs="Lohit Devanagari;Times New Roman"/>
          <w:b w:val="false"/>
          <w:b w:val="false"/>
          <w:bCs w:val="false"/>
          <w:color w:val="auto"/>
          <w:kern w:val="2"/>
          <w:sz w:val="28"/>
          <w:szCs w:val="32"/>
          <w:u w:val="none"/>
          <w:lang w:val="en-US" w:eastAsia="zh-CN" w:bidi="hi-IN"/>
        </w:rPr>
      </w:pPr>
      <w:r>
        <w:rPr>
          <w:rFonts w:eastAsia="Noto Sans CJK SC" w:cs="Lohit Devanagari;Times New Roman" w:ascii="Liberation Sans;Arial" w:hAnsi="Liberation Sans;Arial"/>
          <w:b/>
          <w:bCs/>
          <w:color w:val="auto"/>
          <w:kern w:val="2"/>
          <w:sz w:val="28"/>
          <w:szCs w:val="32"/>
          <w:lang w:val="en-US" w:eastAsia="zh-CN" w:bidi="hi-IN"/>
        </w:rPr>
        <w:t>Biomarkers selection for squamous cell lung cancer staging</w:t>
      </w:r>
    </w:p>
    <w:p>
      <w:pPr>
        <w:pStyle w:val="TextBody"/>
        <w:numPr>
          <w:ilvl w:val="1"/>
          <w:numId w:val="1"/>
        </w:numPr>
        <w:spacing w:lineRule="auto" w:line="360"/>
        <w:jc w:val="both"/>
        <w:rPr/>
      </w:pPr>
      <w:r>
        <w:rPr>
          <w:rFonts w:eastAsia="Noto Serif CJK SC" w:cs="Lohit Devanagari;Times New Roman"/>
          <w:b w:val="false"/>
          <w:bCs w:val="false"/>
          <w:color w:val="auto"/>
          <w:kern w:val="2"/>
          <w:sz w:val="24"/>
          <w:szCs w:val="24"/>
          <w:u w:val="none"/>
          <w:lang w:val="en-US" w:eastAsia="zh-CN" w:bidi="hi-IN"/>
        </w:rPr>
        <w:t xml:space="preserve">Boxplots of the stage-specific genes (Figure S1) were inspected to filter biomarkers for staging squamous cell lung cancer tumors. Genes was futrher selected when average expression in a specific stage was greater than in at least one of the other two stages, i.e. Stage A &gt; Stage B (p-value&lt;0.05) or Stage A &gt; Stage B (p-value&lt;0.05). </w:t>
      </w:r>
    </w:p>
    <w:p>
      <w:pPr>
        <w:pStyle w:val="TextBody"/>
        <w:numPr>
          <w:ilvl w:val="1"/>
          <w:numId w:val="1"/>
        </w:numPr>
        <w:spacing w:lineRule="auto" w:line="360"/>
        <w:jc w:val="both"/>
        <w:rPr/>
      </w:pPr>
      <w:r>
        <w:rPr>
          <w:b/>
          <w:bCs/>
        </w:rPr>
        <w:t xml:space="preserve">Figure S1 :  </w:t>
      </w:r>
      <w:r>
        <w:rPr>
          <w:rFonts w:eastAsia="Noto Serif CJK SC" w:cs="Lohit Devanagari;Times New Roman"/>
          <w:b w:val="false"/>
          <w:bCs w:val="false"/>
          <w:color w:val="auto"/>
          <w:kern w:val="2"/>
          <w:sz w:val="24"/>
          <w:szCs w:val="24"/>
          <w:u w:val="none"/>
          <w:lang w:val="en-US" w:eastAsia="zh-CN" w:bidi="hi-IN"/>
        </w:rPr>
        <w:t>Comparisson of stage-specific gene expression of genes accross stages.</w:t>
      </w:r>
    </w:p>
    <w:p>
      <w:pPr>
        <w:pStyle w:val="TextBody"/>
        <w:numPr>
          <w:ilvl w:val="1"/>
          <w:numId w:val="1"/>
        </w:numPr>
        <w:spacing w:lineRule="auto" w:line="360"/>
        <w:jc w:val="both"/>
        <w:rPr/>
      </w:pPr>
      <w:r>
        <w:rPr>
          <w:rFonts w:eastAsia="Noto Serif CJK SC" w:cs="Lohit Devanagari;Times New Roman"/>
          <w:b/>
          <w:bCs/>
          <w:color w:val="auto"/>
          <w:kern w:val="2"/>
          <w:sz w:val="24"/>
          <w:szCs w:val="24"/>
          <w:u w:val="none"/>
          <w:lang w:val="en-US" w:eastAsia="zh-CN" w:bidi="hi-IN"/>
        </w:rPr>
        <w:t>Figure 9</w:t>
      </w:r>
      <w:del w:id="0" w:author="Unknown Author" w:date="2024-07-06T14:56:33Z">
        <w:r>
          <w:rPr>
            <w:rFonts w:eastAsia="Noto Serif CJK SC" w:cs="Lohit Devanagari;Times New Roman"/>
            <w:b/>
            <w:bCs/>
            <w:color w:val="auto"/>
            <w:kern w:val="2"/>
            <w:sz w:val="24"/>
            <w:szCs w:val="24"/>
            <w:u w:val="none"/>
            <w:lang w:val="en-US" w:eastAsia="zh-CN" w:bidi="hi-IN"/>
          </w:rPr>
          <w:delText xml:space="preserve"> </w:delText>
        </w:r>
      </w:del>
      <w:r>
        <w:rPr>
          <w:rFonts w:eastAsia="Noto Serif CJK SC" w:cs="Lohit Devanagari;Times New Roman"/>
          <w:b/>
          <w:bCs/>
          <w:color w:val="auto"/>
          <w:kern w:val="2"/>
          <w:sz w:val="24"/>
          <w:szCs w:val="24"/>
          <w:u w:val="none"/>
          <w:lang w:val="en-US" w:eastAsia="zh-CN" w:bidi="hi-IN"/>
        </w:rPr>
        <w:t xml:space="preserve">:  </w:t>
      </w:r>
      <w:r>
        <w:rPr>
          <w:rFonts w:eastAsia="Noto Serif CJK SC" w:cs="Lohit Devanagari;Times New Roman"/>
          <w:b w:val="false"/>
          <w:bCs w:val="false"/>
          <w:color w:val="auto"/>
          <w:kern w:val="2"/>
          <w:sz w:val="24"/>
          <w:szCs w:val="24"/>
          <w:u w:val="none"/>
          <w:lang w:val="en-US" w:eastAsia="zh-CN" w:bidi="hi-IN"/>
        </w:rPr>
        <w:t>Selected biomarkers for staging squamous cell lung cancer, stage I.</w:t>
      </w:r>
    </w:p>
    <w:p>
      <w:pPr>
        <w:pStyle w:val="TextBody"/>
        <w:numPr>
          <w:ilvl w:val="1"/>
          <w:numId w:val="1"/>
        </w:numPr>
        <w:spacing w:lineRule="auto" w:line="360"/>
        <w:jc w:val="both"/>
        <w:rPr/>
      </w:pPr>
      <w:r>
        <w:rPr>
          <w:rFonts w:eastAsia="Noto Serif CJK SC" w:cs="Lohit Devanagari;Times New Roman"/>
          <w:b/>
          <w:bCs/>
          <w:color w:val="auto"/>
          <w:kern w:val="2"/>
          <w:sz w:val="24"/>
          <w:szCs w:val="24"/>
          <w:u w:val="none"/>
          <w:lang w:val="en-US" w:eastAsia="zh-CN" w:bidi="hi-IN"/>
        </w:rPr>
        <w:t xml:space="preserve">Figure 10 :  </w:t>
      </w:r>
      <w:r>
        <w:rPr>
          <w:rFonts w:eastAsia="Noto Serif CJK SC" w:cs="Lohit Devanagari;Times New Roman"/>
          <w:b w:val="false"/>
          <w:bCs w:val="false"/>
          <w:color w:val="auto"/>
          <w:kern w:val="2"/>
          <w:sz w:val="24"/>
          <w:szCs w:val="24"/>
          <w:u w:val="none"/>
          <w:lang w:val="en-US" w:eastAsia="zh-CN" w:bidi="hi-IN"/>
        </w:rPr>
        <w:t>Selected biomarkers for staging squamous cell lung cancer, stage II.</w:t>
      </w:r>
    </w:p>
    <w:p>
      <w:pPr>
        <w:pStyle w:val="TextBody"/>
        <w:numPr>
          <w:ilvl w:val="1"/>
          <w:numId w:val="1"/>
        </w:numPr>
        <w:spacing w:lineRule="auto" w:line="360"/>
        <w:jc w:val="both"/>
        <w:rPr/>
      </w:pPr>
      <w:r>
        <w:rPr>
          <w:rFonts w:eastAsia="Noto Serif CJK SC" w:cs="Lohit Devanagari;Times New Roman"/>
          <w:b/>
          <w:bCs/>
          <w:color w:val="auto"/>
          <w:kern w:val="2"/>
          <w:sz w:val="24"/>
          <w:szCs w:val="24"/>
          <w:u w:val="none"/>
          <w:lang w:val="en-US" w:eastAsia="zh-CN" w:bidi="hi-IN"/>
        </w:rPr>
        <w:t xml:space="preserve">Figure 11 :  </w:t>
      </w:r>
      <w:r>
        <w:rPr>
          <w:rFonts w:eastAsia="Noto Serif CJK SC" w:cs="Lohit Devanagari;Times New Roman"/>
          <w:b w:val="false"/>
          <w:bCs w:val="false"/>
          <w:color w:val="auto"/>
          <w:kern w:val="2"/>
          <w:sz w:val="24"/>
          <w:szCs w:val="24"/>
          <w:u w:val="none"/>
          <w:lang w:val="en-US" w:eastAsia="zh-CN" w:bidi="hi-IN"/>
        </w:rPr>
        <w:t>Selected biomarkers for staging squamous cell lung cancer, stage III.</w:t>
      </w:r>
    </w:p>
    <w:p>
      <w:pPr>
        <w:pStyle w:val="TextBody"/>
        <w:numPr>
          <w:ilvl w:val="1"/>
          <w:numId w:val="1"/>
        </w:numPr>
        <w:spacing w:lineRule="auto" w:line="360"/>
        <w:jc w:val="both"/>
        <w:rPr/>
      </w:pPr>
      <w:r>
        <w:rPr/>
      </w:r>
    </w:p>
    <w:p>
      <w:pPr>
        <w:pStyle w:val="Heading1"/>
        <w:numPr>
          <w:ilvl w:val="0"/>
          <w:numId w:val="1"/>
        </w:numPr>
        <w:spacing w:lineRule="auto" w:line="360"/>
        <w:rPr/>
      </w:pPr>
      <w:ins w:id="1" w:author="Unknown Author" w:date="2024-07-07T12:03:56Z">
        <w:r>
          <w:rPr/>
        </w:r>
      </w:ins>
    </w:p>
    <w:p>
      <w:pPr>
        <w:pStyle w:val="Heading1"/>
        <w:numPr>
          <w:ilvl w:val="0"/>
          <w:numId w:val="1"/>
        </w:numPr>
        <w:spacing w:lineRule="auto" w:line="360"/>
        <w:rPr/>
      </w:pPr>
      <w:r>
        <w:rPr/>
        <w:t>3. Materials and Methods</w:t>
      </w:r>
    </w:p>
    <w:p>
      <w:pPr>
        <w:pStyle w:val="Heading2"/>
        <w:numPr>
          <w:ilvl w:val="1"/>
          <w:numId w:val="2"/>
        </w:numPr>
        <w:spacing w:lineRule="auto" w:line="360"/>
        <w:rPr/>
      </w:pPr>
      <w:r>
        <w:rPr/>
        <w:t>RNA-seq materials</w:t>
      </w:r>
    </w:p>
    <w:p>
      <w:pPr>
        <w:pStyle w:val="TextBody"/>
        <w:spacing w:lineRule="auto" w:line="360"/>
        <w:jc w:val="both"/>
        <w:rPr/>
      </w:pPr>
      <w:r>
        <w:rPr/>
        <w:t>RNA-seq from TCGA samples of lung squamous cell carcinoma (LUSC) were downloaded from the GDC portal (https://portal.gdc.cancer.gov/) accessed on 2024-04-04. Among the 486 lung samples, 45 were paired samples (45 tumor and 45 non-tumoral samples, each from a same patient), and the remaining (441) were non-paired, which means that no control from healthy lung was available for them. The clinical sheet informed that (</w:t>
      </w:r>
      <w:r>
        <w:rPr>
          <w:rFonts w:eastAsia="Noto Serif CJK SC" w:cs="Lohit Devanagari;Times New Roman"/>
          <w:color w:val="auto"/>
          <w:kern w:val="2"/>
          <w:sz w:val="24"/>
          <w:szCs w:val="24"/>
          <w:lang w:val="en-US" w:eastAsia="zh-CN" w:bidi="hi-IN"/>
        </w:rPr>
        <w:t>I</w:t>
      </w:r>
      <w:r>
        <w:rPr/>
        <w:t xml:space="preserve">) for stage I, 198 LUSC samples were non-paired while 24 were paired, (ii) for stage II, 130 LUSC samples were non-paired, while 17 were paired, (iii) and for stage III, 68 LUSC samples were non-paired, while 4 were paired. </w:t>
      </w:r>
    </w:p>
    <w:p>
      <w:pPr>
        <w:pStyle w:val="Heading2"/>
        <w:numPr>
          <w:ilvl w:val="1"/>
          <w:numId w:val="2"/>
        </w:numPr>
        <w:spacing w:lineRule="auto" w:line="360"/>
        <w:rPr/>
      </w:pPr>
      <w:r>
        <w:rPr/>
        <w:t>Signature detection framework</w:t>
      </w:r>
    </w:p>
    <w:p>
      <w:pPr>
        <w:pStyle w:val="TextBody"/>
        <w:spacing w:lineRule="auto" w:line="360" w:before="240" w:after="120"/>
        <w:jc w:val="both"/>
        <w:rPr/>
      </w:pPr>
      <w:r>
        <w:rPr/>
        <w:t xml:space="preserve">RNA-seq counts were normalized according to the reads per kilobase per million mapped reads (RPKM) methodology as described by (Mortazavi et al., 2008) and genes with average RPKM ≤  thresholds were filtered out. Then, we identified tumor genes by comparing expression on 441 tumor samples by reference to the 45 normal samples. The average expression in tumor samples and the average expression in normal samples were used to calculate FDR  of paired t-test  (method="BH"). Once this list of up-regulated tumor gene has been calculated, we obtained stage-specfic genes by comparing expression of genes in samples of each stage by reference to the normal samples, </w:t>
      </w:r>
      <w:r>
        <w:rPr>
          <w:rFonts w:eastAsia="Noto Serif CJK SC" w:cs="Lohit Devanagari;Times New Roman"/>
          <w:color w:val="auto"/>
          <w:kern w:val="2"/>
          <w:sz w:val="24"/>
          <w:szCs w:val="24"/>
          <w:lang w:val="en-US" w:eastAsia="zh-CN" w:bidi="hi-IN"/>
        </w:rPr>
        <w:t>i</w:t>
      </w:r>
      <w:r>
        <w:rPr/>
        <w:t>.e. log2(fold change) = log2(expression value in stage A/expression value in stages normal samples), Then, unpaired t-test is applied and FDR (method="BH") is calculated for each stage-specfic gene.</w:t>
      </w:r>
    </w:p>
    <w:p>
      <w:pPr>
        <w:pStyle w:val="Heading2"/>
        <w:numPr>
          <w:ilvl w:val="1"/>
          <w:numId w:val="2"/>
        </w:numPr>
        <w:spacing w:lineRule="auto" w:line="360"/>
        <w:rPr/>
      </w:pPr>
      <w:r>
        <w:rPr/>
        <w:t>Sub-interactome networks</w:t>
      </w:r>
    </w:p>
    <w:p>
      <w:pPr>
        <w:pStyle w:val="TextBody"/>
        <w:spacing w:lineRule="auto" w:line="360" w:before="240" w:after="120"/>
        <w:jc w:val="both"/>
        <w:rPr/>
      </w:pPr>
      <w:r>
        <w:rPr/>
        <w:t>To uncover the pathways in which up-regulated genes being specific of a given stage were involved, we crossed them with interactome data. Sub-interactome networks were constructed for each stage by sampling the IntAct interactome (Orchard et al., 2013) with their respective specific up-regulated genes. The IntAct interactome was obtained from the intact-micluster.txt file (version updated December 2017) accessed on January 11, 2018, at ftp://ftp.ebi.ac.uk/pub/databases/intact/current/psimitab/intact-micluster.txt. We excluded incomplete and non-human interactions from this file, and the resulting file presented 151,631 interactions among 15,526 human proteins with UniProtKB accessions. To construct sub-interactome networks, pairwise combinations among stage-specific genes are created, and then filtered to keep only those edges that overlap with the interctome.</w:t>
      </w:r>
    </w:p>
    <w:p>
      <w:pPr>
        <w:pStyle w:val="Heading2"/>
        <w:numPr>
          <w:ilvl w:val="1"/>
          <w:numId w:val="2"/>
        </w:numPr>
        <w:spacing w:lineRule="auto" w:line="360"/>
        <w:rPr/>
      </w:pPr>
      <w:r>
        <w:rPr/>
        <w:t>Shannon entropy</w:t>
      </w:r>
    </w:p>
    <w:p>
      <w:pPr>
        <w:pStyle w:val="TextBody"/>
        <w:spacing w:lineRule="auto" w:line="360" w:before="240" w:after="120"/>
        <w:jc w:val="both"/>
        <w:rPr/>
      </w:pPr>
      <w:r>
        <w:rPr/>
        <w:t xml:space="preserve">Quoting Enneking et al. (1980), the purposes of a staging system are to “(1) incorporate the significant prognostic factors into a system that describes progressive degrees of risk of local recurrence and distant metastases to which a patient is subject, (2) stratify the stages so they have specific implications for surgical management, and (3) provide guidelines for adjunctive therapies”. Staging is correlated with 5-year overall survival (OS) in lung (Jeon et al., 2015). 5-year OS is, therefore, a measure of aggressiveness and it has been shown that it is correlated to Shannon entropy of up-regulated gene sub-networks (Conforte et al., 2019). Thus, we postulated that tumor staging could be correlated to Shannon entropy (Shannon, 1948) </w:t>
      </w:r>
      <w:r>
        <w:rPr>
          <w:shd w:fill="FFFF00" w:val="clear"/>
        </w:rPr>
        <w:t>implemented in</w:t>
      </w:r>
      <w:r>
        <w:rPr/>
        <w:t xml:space="preserve"> R package according to formula 1.</w:t>
        <w:tab/>
      </w:r>
    </w:p>
    <w:p>
      <w:pPr>
        <w:pStyle w:val="TextBody"/>
        <w:spacing w:lineRule="auto" w:line="360" w:before="240" w:after="120"/>
        <w:jc w:val="center"/>
        <w:rPr/>
      </w:pP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sup>
          <m:e>
            <m:r>
              <w:rPr>
                <w:rFonts w:ascii="Cambria Math" w:hAnsi="Cambria Math"/>
              </w:rPr>
              <m:t xml:space="preserve">p</m:t>
            </m:r>
            <m:d>
              <m:dPr>
                <m:begChr m:val="("/>
                <m:endChr m:val=")"/>
              </m:dPr>
              <m:e>
                <m:r>
                  <w:rPr>
                    <w:rFonts w:ascii="Cambria Math" w:hAnsi="Cambria Math"/>
                  </w:rPr>
                  <m:t xml:space="preserve">k</m:t>
                </m:r>
              </m:e>
            </m:d>
            <m:r>
              <w:rPr>
                <w:rFonts w:ascii="Cambria Math" w:hAnsi="Cambria Math"/>
              </w:rPr>
              <m:t xml:space="preserve">log</m:t>
            </m:r>
            <m:r>
              <w:rPr>
                <w:rFonts w:ascii="Cambria Math" w:hAnsi="Cambria Math"/>
              </w:rPr>
              <m:t xml:space="preserve">2</m:t>
            </m:r>
            <m:d>
              <m:dPr>
                <m:begChr m:val="("/>
                <m:endChr m:val=")"/>
              </m:dPr>
              <m:e>
                <m:r>
                  <w:rPr>
                    <w:rFonts w:ascii="Cambria Math" w:hAnsi="Cambria Math"/>
                  </w:rPr>
                  <m:t xml:space="preserve">p</m:t>
                </m:r>
                <m:d>
                  <m:dPr>
                    <m:begChr m:val="("/>
                    <m:endChr m:val=")"/>
                  </m:dPr>
                  <m:e>
                    <m:r>
                      <w:rPr>
                        <w:rFonts w:ascii="Cambria Math" w:hAnsi="Cambria Math"/>
                      </w:rPr>
                      <m:t xml:space="preserve">k</m:t>
                    </m:r>
                  </m:e>
                </m:d>
              </m:e>
            </m:d>
          </m:e>
        </m:nary>
      </m:oMath>
      <w:r>
        <w:rPr/>
        <w:t>(1)</w:t>
      </w:r>
    </w:p>
    <w:p>
      <w:pPr>
        <w:pStyle w:val="TextBody"/>
        <w:spacing w:lineRule="auto" w:line="360" w:before="240" w:after="120"/>
        <w:jc w:val="both"/>
        <w:rPr/>
      </w:pPr>
      <w:r>
        <w:rPr/>
        <w:t>where p(k) is the probability of occurrence of a vertex with a rank order k (k edges) in the sub-network considered. Since entropy is an extensive thermodynamic function of states, it should not be normalized for network size. The sub-networks were generated automatically from gene lists found to be up-regulated and specific of a given stage regarding the others.</w:t>
      </w:r>
    </w:p>
    <w:p>
      <w:pPr>
        <w:pStyle w:val="Heading2"/>
        <w:numPr>
          <w:ilvl w:val="1"/>
          <w:numId w:val="2"/>
        </w:numPr>
        <w:spacing w:lineRule="auto" w:line="360" w:before="240" w:after="120"/>
        <w:jc w:val="both"/>
        <w:rPr/>
      </w:pPr>
      <w:r>
        <w:rPr/>
        <w:t>Functional annotation analysis</w:t>
      </w:r>
    </w:p>
    <w:p>
      <w:pPr>
        <w:pStyle w:val="TextBody"/>
        <w:spacing w:lineRule="auto" w:line="360" w:before="240" w:after="120"/>
        <w:jc w:val="both"/>
        <w:rPr/>
      </w:pPr>
      <w:r>
        <w:rPr/>
        <w:t>ClusterProfiler [7] was used to annotate stage-specific genes against GO , KEGG  databases. For each of these three layer, top ten anonontations in number of genes were selected and combined for further analysis if selection had more than one gene. The Human Gene Database [cite] was queried for each  ENSEMBL identifier and corresponding Genecards summary was stored. Diseases associated, related pathways and gene ontology annotation were extrated from summary.</w:t>
      </w:r>
    </w:p>
    <w:p>
      <w:pPr>
        <w:pStyle w:val="TextBody"/>
        <w:widowControl/>
        <w:suppressAutoHyphens w:val="true"/>
        <w:overflowPunct w:val="false"/>
        <w:bidi w:val="0"/>
        <w:spacing w:lineRule="auto" w:line="360" w:before="240" w:after="120"/>
        <w:ind w:left="0" w:right="0" w:hanging="0"/>
        <w:jc w:val="both"/>
        <w:rPr/>
      </w:pPr>
      <w:r>
        <w:rPr/>
      </w:r>
    </w:p>
    <w:p>
      <w:pPr>
        <w:pStyle w:val="Heading1"/>
        <w:numPr>
          <w:ilvl w:val="0"/>
          <w:numId w:val="1"/>
        </w:numPr>
        <w:spacing w:lineRule="auto" w:line="360"/>
        <w:rPr/>
      </w:pPr>
      <w:r>
        <w:rPr/>
        <w:t>4. Discussion</w:t>
      </w:r>
    </w:p>
    <w:p>
      <w:pPr>
        <w:pStyle w:val="TextBody"/>
        <w:spacing w:lineRule="auto" w:line="360"/>
        <w:jc w:val="both"/>
        <w:rPr/>
      </w:pPr>
      <w:r>
        <w:rPr/>
        <w:t>The increase in entropy across the stage is modest when it tests whether there is indeed more information about cancer on later stages, or it is statistical artefact. This is further tested by comparing entropy values ​​of stage-specific genes against equivalent random set of tumor genes. We find this [to be done] and that [to be done].</w:t>
      </w:r>
    </w:p>
    <w:p>
      <w:pPr>
        <w:pStyle w:val="TextBody"/>
        <w:spacing w:lineRule="auto" w:line="360"/>
        <w:jc w:val="both"/>
        <w:rPr/>
      </w:pPr>
      <w:r>
        <w:rPr/>
        <w:t xml:space="preserve">Our work corroborates previous researches in finding bioinformatics evidence that gene expression can be used for diagnosis [cite] and staging of cancer [cite]. The proposed bioinformatics method invites collaboration with cancer biologists for validation of proposed biomarkers. </w:t>
      </w:r>
    </w:p>
    <w:p>
      <w:pPr>
        <w:pStyle w:val="TextBody"/>
        <w:spacing w:lineRule="auto" w:line="360"/>
        <w:jc w:val="both"/>
        <w:rPr/>
      </w:pPr>
      <w:r>
        <w:rPr/>
      </w:r>
    </w:p>
    <w:p>
      <w:pPr>
        <w:pStyle w:val="TextBody"/>
        <w:spacing w:lineRule="auto" w:line="360"/>
        <w:jc w:val="both"/>
        <w:rPr/>
      </w:pPr>
      <w:r>
        <w:rPr/>
        <w:t>Genes XXXX, YYYY, ZZZZ, YYYY are annotated to this and this pathways [cite], are significantly more expressed in tumor, and specific to Stage III. The feasibility of applying such a framework to select biomarkers for laboratory diagnosis and cancer staging can be seen and evaluated in our results. Furthermore, experimental evidence exists for the role of mitochondrial activity on lung cancer [cite]. our results also corroborate this, when functional annotation to mitochondrial activity as achieved in later cancer stages, in reference to the pathways annotated to first stages.</w:t>
      </w:r>
    </w:p>
    <w:p>
      <w:pPr>
        <w:pStyle w:val="TextBody"/>
        <w:spacing w:lineRule="auto" w:line="360"/>
        <w:rPr/>
      </w:pPr>
      <w:ins w:id="3" w:author="Unknown Author" w:date="2024-07-07T12:23:28Z">
        <w:r>
          <w:rPr/>
        </w:r>
      </w:ins>
    </w:p>
    <w:p>
      <w:pPr>
        <w:pStyle w:val="Heading1"/>
        <w:numPr>
          <w:ilvl w:val="0"/>
          <w:numId w:val="1"/>
        </w:numPr>
        <w:spacing w:lineRule="auto" w:line="360"/>
        <w:rPr/>
      </w:pPr>
      <w:r>
        <w:rPr>
          <w:rFonts w:eastAsia="Noto Serif CJK SC" w:cs="Liberation Serif;Times New Roman"/>
          <w:b/>
          <w:bCs/>
          <w:color w:val="auto"/>
          <w:kern w:val="2"/>
          <w:sz w:val="48"/>
          <w:szCs w:val="48"/>
          <w:lang w:val="en-US" w:eastAsia="zh-CN" w:bidi="hi-IN"/>
        </w:rPr>
        <w:t>5</w:t>
      </w:r>
      <w:r>
        <w:rPr/>
        <w:t xml:space="preserve">. </w:t>
      </w:r>
      <w:r>
        <w:rPr>
          <w:rFonts w:eastAsia="Noto Serif CJK SC" w:cs="Liberation Serif;Times New Roman"/>
          <w:b/>
          <w:bCs/>
          <w:color w:val="auto"/>
          <w:kern w:val="2"/>
          <w:sz w:val="48"/>
          <w:szCs w:val="48"/>
          <w:lang w:val="en-US" w:eastAsia="zh-CN" w:bidi="hi-IN"/>
        </w:rPr>
        <w:t>Conclusion</w:t>
      </w:r>
    </w:p>
    <w:p>
      <w:pPr>
        <w:pStyle w:val="TextBody"/>
        <w:spacing w:lineRule="auto" w:line="360"/>
        <w:jc w:val="both"/>
        <w:rPr/>
      </w:pPr>
      <w:r>
        <w:rPr/>
        <w:t xml:space="preserve">Our concern for the patient's well-being motivates us to look at the classification of lung cancer </w:t>
      </w:r>
      <w:r>
        <w:rPr/>
        <w:t xml:space="preserve">in order </w:t>
      </w:r>
      <w:r>
        <w:rPr/>
        <w:t xml:space="preserve">to provide appropriate treatment. For hospitals, I </w:t>
      </w:r>
      <w:r>
        <w:rPr/>
        <w:t>can</w:t>
      </w:r>
      <w:r>
        <w:rPr/>
        <w:t xml:space="preserve"> be concerned about reducing the cost of lung cancer diagnosis and staging methods. For laboratories, the results indicate </w:t>
      </w:r>
      <w:r>
        <w:rPr/>
        <w:t>stage-specific</w:t>
      </w:r>
      <w:r>
        <w:rPr/>
        <w:t xml:space="preserve"> biomarkers for developmen</w:t>
      </w:r>
      <w:r>
        <w:rPr/>
        <w:t>t of</w:t>
      </w:r>
      <w:r>
        <w:rPr/>
        <w:t xml:space="preserve"> </w:t>
      </w:r>
      <w:r>
        <w:rPr/>
        <w:t>tests</w:t>
      </w:r>
      <w:r>
        <w:rPr/>
        <w:t xml:space="preserve">. For scientific colleagues, this work will suggest pathways to comprehensive information about the molecular mechanisms of lung cancer. In this work, we focus on reproducibility of results, consistency of data, and coherence in testing the hypothesis that cancer staging can be done accurately at the level of transcripts. The bioformatics challenge was to model the amount of information about cancer at each cancer stage through Shannon entropy. we provide a framework for the selection of stage-specific genes and propose lung cancer genes already annotated as biomarkers. </w:t>
      </w:r>
    </w:p>
    <w:p>
      <w:pPr>
        <w:pStyle w:val="Heading1"/>
        <w:numPr>
          <w:ilvl w:val="0"/>
          <w:numId w:val="1"/>
        </w:numPr>
        <w:spacing w:lineRule="auto" w:line="360"/>
        <w:rPr/>
      </w:pPr>
      <w:r>
        <w:rPr/>
        <w:t>Acknowledgement</w:t>
      </w:r>
    </w:p>
    <w:p>
      <w:pPr>
        <w:pStyle w:val="TextBody"/>
        <w:spacing w:lineRule="auto" w:line="360" w:before="240" w:after="120"/>
        <w:jc w:val="both"/>
        <w:rPr/>
      </w:pPr>
      <w:r>
        <w:rPr/>
        <w:t>Aqui, os detalhes da sua bolsa.</w:t>
      </w:r>
    </w:p>
    <w:p>
      <w:pPr>
        <w:pStyle w:val="Heading1"/>
        <w:numPr>
          <w:ilvl w:val="0"/>
          <w:numId w:val="1"/>
        </w:numPr>
        <w:spacing w:lineRule="auto" w:line="360"/>
        <w:rPr/>
      </w:pPr>
      <w:r>
        <w:rPr/>
        <w:t>References</w:t>
      </w:r>
    </w:p>
    <w:p>
      <w:pPr>
        <w:pStyle w:val="TextBody"/>
        <w:spacing w:lineRule="auto" w:line="360" w:before="240" w:after="120"/>
        <w:jc w:val="both"/>
        <w:rPr/>
      </w:pPr>
      <w:r>
        <w:rPr/>
        <w:t>1. Conforte AJ, Tuszynski JA, da Silva FAB, Carels N. Signaling Complexity Measured by Shannon Entropy and Its Application in Personalized Medicine. Front Genet. 2019 Oct 21;10:930. doi: 10.3389/fgene.2019.00930.</w:t>
      </w:r>
    </w:p>
    <w:p>
      <w:pPr>
        <w:pStyle w:val="TextBody"/>
        <w:spacing w:lineRule="auto" w:line="360" w:before="240" w:after="120"/>
        <w:jc w:val="both"/>
        <w:rPr/>
      </w:pPr>
      <w:r>
        <w:rPr/>
        <w:t>2. Enneking WF, Spanier SS, Goodman MA. A system for the surgical staging of musculoskeletal sarcoma. Clin Orthop Relat Res 1980;153:106–120</w:t>
      </w:r>
    </w:p>
    <w:p>
      <w:pPr>
        <w:pStyle w:val="TextBody"/>
        <w:spacing w:lineRule="auto" w:line="360" w:before="240" w:after="120"/>
        <w:jc w:val="both"/>
        <w:rPr/>
      </w:pPr>
      <w:r>
        <w:rPr/>
        <w:t>3. Jeon DS, Kim HC, Kim SH, Kim TJ, Kim HK, Moon MH, Beck KS, Suh YG, Song C, Ahn JS, Lee JE, Lim JU, Jeon JH, Jung KW, Jung CY, Cho JS, Choi YD, Hwang SS, Choi CM; Korean Association for Lung Cancer; Korea Central Cancer Registry. Five-Year Overall Survival and Prognostic Factors in Patients with Lung Cancer: Results from the Korean Association of Lung Cancer Registry (KALC-R) 2015. Cancer Res Treat. 2023 Jan;55(1):103-111. doi: 10.4143/crt.2022.264.</w:t>
      </w:r>
    </w:p>
    <w:p>
      <w:pPr>
        <w:pStyle w:val="TextBody"/>
        <w:spacing w:lineRule="auto" w:line="360" w:before="240" w:after="120"/>
        <w:jc w:val="both"/>
        <w:rPr/>
      </w:pPr>
      <w:r>
        <w:rPr/>
        <w:t>4. Mortazavi A, Williams BA, McCue K, Schaeffer L, Wold B (2008) Mapping and quantifying mammalian transcriptomes by RNA-Seq. Nature Methods 5: 621–628. pmid:18516045</w:t>
      </w:r>
    </w:p>
    <w:p>
      <w:pPr>
        <w:pStyle w:val="TextBody"/>
        <w:spacing w:lineRule="auto" w:line="360" w:before="240" w:after="120"/>
        <w:jc w:val="both"/>
        <w:rPr/>
      </w:pPr>
      <w:r>
        <w:rPr/>
        <w:t>5. Orchard S, Ammari M, Aranda B, Breuza L, Briganti L, Broackes-Carter F, Campbell NH, Chavali G, Chen C, del-Toro N, Duesbury M, Dumousseau M, Galeota E, Hinz U, Iannuccelli M, Jagannathan S, Jimenez R, Khadake J, Lagreid A, Licata L, Lovering RC, Meldal B, Melidoni AN, Milagros M, Peluso D, Perfetto L, Porras P, Raghunath A, Ricard-Blum S, Roechert B, Stutz A, Tognolli M, van Roey K, Cesareni G, Hermjakob H. The MIntAct project--IntAct as a common curation platform for 11 molecular interaction databases. Nucleic Acids Res. 2014 Jan;42(Database issue):D358-63. doi: 10.1093/nar/gkt1115.</w:t>
      </w:r>
    </w:p>
    <w:p>
      <w:pPr>
        <w:pStyle w:val="TextBody"/>
        <w:spacing w:lineRule="auto" w:line="360" w:before="240" w:after="120"/>
        <w:jc w:val="both"/>
        <w:rPr/>
      </w:pPr>
      <w:r>
        <w:rPr/>
        <w:t>6. Shannon C. E. (1948). A mathematical theory of communication. Bell. Syst. Tech. J. 27 (July 1928), 379–423. 10.1002/j.1538-7305.1948.tb01338.x</w:t>
      </w:r>
    </w:p>
    <w:p>
      <w:pPr>
        <w:pStyle w:val="TextBody"/>
        <w:spacing w:lineRule="auto" w:line="360" w:before="240" w:after="120"/>
        <w:jc w:val="both"/>
        <w:rPr/>
      </w:pPr>
      <w:r>
        <w:rPr/>
        <w:t>7. “clusterProfiler: an R package for comparing biological themes among gene clusters.” OMICS: A Journal of Integrative Biology, 16(5), 284-287. doi:10.1089</w:t>
      </w:r>
    </w:p>
    <w:p>
      <w:pPr>
        <w:pStyle w:val="TextBody"/>
        <w:spacing w:lineRule="auto" w:line="360" w:before="240" w:after="120"/>
        <w:jc w:val="both"/>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Tahom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50"/>
  <w:displayBackgroundShape/>
  <w:trackRevisions/>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Times New Roman" w:hAnsi="Liberation Serif;Times New Roman" w:eastAsia="Noto Serif CJK SC" w:cs="Lohit Devanagari;Times New Roman"/>
      <w:color w:val="auto"/>
      <w:kern w:val="2"/>
      <w:sz w:val="24"/>
      <w:szCs w:val="24"/>
      <w:lang w:val="en-US" w:eastAsia="zh-CN" w:bidi="hi-IN"/>
    </w:rPr>
  </w:style>
  <w:style w:type="paragraph" w:styleId="Heading1">
    <w:name w:val="Heading 1"/>
    <w:basedOn w:val="Heading"/>
    <w:next w:val="TextBody"/>
    <w:qFormat/>
    <w:pPr>
      <w:outlineLvl w:val="0"/>
    </w:pPr>
    <w:rPr>
      <w:rFonts w:ascii="Liberation Serif;Times New Roman" w:hAnsi="Liberation Serif;Times New Roman" w:eastAsia="Noto Serif CJK SC" w:cs="Liberation Serif;Times New Roman"/>
      <w:b/>
      <w:bCs/>
      <w:sz w:val="48"/>
      <w:szCs w:val="48"/>
    </w:rPr>
  </w:style>
  <w:style w:type="paragraph" w:styleId="Heading2">
    <w:name w:val="Heading 2"/>
    <w:basedOn w:val="Heading"/>
    <w:next w:val="TextBody"/>
    <w:qFormat/>
    <w:pPr>
      <w:spacing w:before="200" w:after="120"/>
      <w:outlineLvl w:val="1"/>
    </w:pPr>
    <w:rPr>
      <w:b/>
      <w:bCs/>
      <w:sz w:val="32"/>
      <w:szCs w:val="32"/>
    </w:rPr>
  </w:style>
  <w:style w:type="paragraph" w:styleId="Heading3">
    <w:name w:val="Heading 3"/>
    <w:basedOn w:val="Heading"/>
    <w:next w:val="TextBody"/>
    <w:qFormat/>
    <w:pPr>
      <w:spacing w:before="140" w:after="120"/>
      <w:outlineLvl w:val="2"/>
    </w:pPr>
    <w:rPr>
      <w:b/>
      <w:bCs/>
      <w:sz w:val="28"/>
      <w:szCs w:val="28"/>
    </w:rPr>
  </w:style>
  <w:style w:type="character" w:styleId="Fontepargpadro">
    <w:name w:val="Fonte parág. padrão"/>
    <w:qFormat/>
    <w:rPr/>
  </w:style>
  <w:style w:type="character" w:styleId="DefaultParagraphFont">
    <w:name w:val="Default Paragraph Font"/>
    <w:qFormat/>
    <w:rPr/>
  </w:style>
  <w:style w:type="character" w:styleId="Emphasis">
    <w:name w:val="Emphasis"/>
    <w:basedOn w:val="DefaultParagraphFont"/>
    <w:qFormat/>
    <w:rPr>
      <w:i/>
      <w:iCs/>
    </w:rPr>
  </w:style>
  <w:style w:type="character" w:styleId="InternetLink">
    <w:name w:val="Hyperlink"/>
    <w:rPr>
      <w:color w:val="000080"/>
      <w:u w:val="single"/>
    </w:rPr>
  </w:style>
  <w:style w:type="character" w:styleId="Mixedcitation">
    <w:name w:val="mixed-citation"/>
    <w:basedOn w:val="DefaultParagraphFont"/>
    <w:qFormat/>
    <w:rPr/>
  </w:style>
  <w:style w:type="character" w:styleId="Reftitle">
    <w:name w:val="ref-title"/>
    <w:basedOn w:val="DefaultParagraphFont"/>
    <w:qFormat/>
    <w:rPr/>
  </w:style>
  <w:style w:type="character" w:styleId="Refjournal">
    <w:name w:val="ref-journal"/>
    <w:basedOn w:val="DefaultParagraphFont"/>
    <w:qFormat/>
    <w:rPr/>
  </w:style>
  <w:style w:type="character" w:styleId="Refvol">
    <w:name w:val="ref-vol"/>
    <w:basedOn w:val="DefaultParagraphFont"/>
    <w:qFormat/>
    <w:rPr/>
  </w:style>
  <w:style w:type="character" w:styleId="Refiss">
    <w:name w:val="ref-iss"/>
    <w:basedOn w:val="DefaultParagraphFont"/>
    <w:qFormat/>
    <w:rPr/>
  </w:style>
  <w:style w:type="character" w:styleId="TextodebaloChar">
    <w:name w:val="Texto de balão Char"/>
    <w:basedOn w:val="Fontepargpadro"/>
    <w:qFormat/>
    <w:rPr>
      <w:rFonts w:ascii="Tahoma" w:hAnsi="Tahoma" w:eastAsia="Noto Serif CJK SC" w:cs="Mangal"/>
      <w:kern w:val="2"/>
      <w:sz w:val="16"/>
      <w:szCs w:val="14"/>
      <w:lang w:eastAsia="zh-CN" w:bidi="hi-IN"/>
    </w:rPr>
  </w:style>
  <w:style w:type="character" w:styleId="LineNumbering">
    <w:name w:val="Line Numbering"/>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Arial" w:hAnsi="Liberation Sans;Arial" w:eastAsia="Noto Sans CJK SC" w:cs="Lohit Devanagari;Times New Roman"/>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Times New Roman"/>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Times New Roman"/>
    </w:rPr>
  </w:style>
  <w:style w:type="paragraph" w:styleId="Legenda">
    <w:name w:val="Legenda"/>
    <w:basedOn w:val="Normal"/>
    <w:qFormat/>
    <w:pPr>
      <w:suppressLineNumbers/>
      <w:spacing w:before="120" w:after="120"/>
    </w:pPr>
    <w:rPr>
      <w:rFonts w:cs="Lohit Devanagari;Times New Roman"/>
      <w:i/>
      <w:iCs/>
      <w:sz w:val="24"/>
      <w:szCs w:val="24"/>
    </w:rPr>
  </w:style>
  <w:style w:type="paragraph" w:styleId="Ttulo">
    <w:name w:val="Título"/>
    <w:basedOn w:val="Heading"/>
    <w:next w:val="TextBody"/>
    <w:qFormat/>
    <w:pPr>
      <w:jc w:val="center"/>
    </w:pPr>
    <w:rPr>
      <w:b/>
      <w:bCs/>
      <w:sz w:val="56"/>
      <w:szCs w:val="56"/>
    </w:rPr>
  </w:style>
  <w:style w:type="paragraph" w:styleId="Subtitle">
    <w:name w:val="Subtitle"/>
    <w:basedOn w:val="Heading"/>
    <w:next w:val="TextBody"/>
    <w:qFormat/>
    <w:pPr>
      <w:spacing w:before="60" w:after="120"/>
      <w:jc w:val="center"/>
    </w:pPr>
    <w:rPr>
      <w:sz w:val="36"/>
      <w:szCs w:val="36"/>
    </w:rPr>
  </w:style>
  <w:style w:type="paragraph" w:styleId="Textodebalo">
    <w:name w:val="Texto de balão"/>
    <w:basedOn w:val="Normal"/>
    <w:qFormat/>
    <w:pPr/>
    <w:rPr>
      <w:rFonts w:ascii="Tahoma" w:hAnsi="Tahoma" w:cs="Mangal"/>
      <w:sz w:val="16"/>
      <w:szCs w:val="14"/>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itle">
    <w:name w:val="Title"/>
    <w:basedOn w:val="Heading"/>
    <w:next w:val="TextBody"/>
    <w:qFormat/>
    <w:pPr>
      <w:jc w:val="center"/>
    </w:pPr>
    <w:rPr>
      <w:b/>
      <w:bCs/>
      <w:sz w:val="56"/>
      <w:szCs w:val="56"/>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Normal_x005F_x0000_</Template>
  <TotalTime>2219</TotalTime>
  <Application>LibreOffice/7.3.7.2$Linux_X86_64 LibreOffice_project/30$Build-2</Application>
  <AppVersion>15.0000</AppVersion>
  <Pages>8</Pages>
  <Words>2245</Words>
  <Characters>12788</Characters>
  <CharactersWithSpaces>15000</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2024-05-09T20:05:00Z</dcterms:created>
  <dc:creator>Nicolas Carels</dc:creator>
  <dc:description/>
  <dc:language>en-US</dc:language>
  <cp:lastModifiedBy/>
  <dcterms:modified xsi:type="dcterms:W3CDTF">2024-07-07T16:36:32Z</dcterms:modified>
  <cp:revision>95</cp:revision>
  <dc:subject/>
  <dc:title/>
</cp:coreProperties>
</file>

<file path=docProps/custom.xml><?xml version="1.0" encoding="utf-8"?>
<Properties xmlns="http://schemas.openxmlformats.org/officeDocument/2006/custom-properties" xmlns:vt="http://schemas.openxmlformats.org/officeDocument/2006/docPropsVTypes"/>
</file>