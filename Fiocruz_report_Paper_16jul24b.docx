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spacing w:before="240" w:after="120"/>
        <w:rPr>
          <w:sz w:val="48"/>
        </w:rPr>
      </w:pPr>
      <w:r>
        <w:rPr>
          <w:sz w:val="48"/>
        </w:rPr>
        <w:t>Transcriptome analysis of lung squamous cell carcinoma progression and staging</w:t>
      </w:r>
    </w:p>
    <w:p>
      <w:pPr>
        <w:pStyle w:val="TextBody"/>
        <w:spacing w:lineRule="auto" w:line="360"/>
        <w:rPr/>
      </w:pPr>
      <w:r>
        <w:rPr/>
      </w:r>
    </w:p>
    <w:p>
      <w:pPr>
        <w:pStyle w:val="Subtitle"/>
        <w:spacing w:lineRule="auto" w:line="360"/>
        <w:rPr>
          <w:lang w:val="pt-BR"/>
        </w:rPr>
      </w:pPr>
      <w:r>
        <w:rPr>
          <w:sz w:val="28"/>
          <w:szCs w:val="28"/>
          <w:lang w:val="pt-BR"/>
        </w:rPr>
        <w:t>Felipe Leal Valentim</w:t>
      </w:r>
      <w:r>
        <w:rPr>
          <w:sz w:val="28"/>
          <w:szCs w:val="28"/>
          <w:vertAlign w:val="superscript"/>
          <w:lang w:val="pt-BR"/>
        </w:rPr>
        <w:t>1</w:t>
      </w:r>
      <w:r>
        <w:rPr>
          <w:sz w:val="28"/>
          <w:szCs w:val="28"/>
          <w:lang w:val="pt-BR"/>
        </w:rPr>
        <w:t>, Carlyle Ribeiro Lima</w:t>
      </w:r>
      <w:r>
        <w:rPr>
          <w:sz w:val="28"/>
          <w:szCs w:val="28"/>
          <w:vertAlign w:val="superscript"/>
          <w:lang w:val="pt-BR"/>
        </w:rPr>
        <w:t>1</w:t>
      </w:r>
      <w:r>
        <w:rPr>
          <w:sz w:val="28"/>
          <w:szCs w:val="28"/>
          <w:lang w:val="pt-BR"/>
        </w:rPr>
        <w:t>, Nicolas Carels</w:t>
      </w:r>
      <w:r>
        <w:rPr>
          <w:sz w:val="28"/>
          <w:szCs w:val="28"/>
          <w:vertAlign w:val="superscript"/>
          <w:lang w:val="pt-BR"/>
        </w:rPr>
        <w:t>1,*</w:t>
      </w:r>
    </w:p>
    <w:p>
      <w:pPr>
        <w:pStyle w:val="TextBody"/>
        <w:spacing w:lineRule="auto" w:line="360"/>
        <w:jc w:val="both"/>
        <w:rPr/>
      </w:pPr>
      <w:r>
        <w:rPr>
          <w:vertAlign w:val="superscript"/>
        </w:rPr>
        <w:t>1</w:t>
      </w:r>
      <w:r>
        <w:rPr/>
        <w:t>Laboratory of Biological Systems Modeling, Center of Technological Development in Health (CDTS), Oswaldo Cruz Foundation (Fiocruz), 21040-900, Rio de Janeiro, Brazil.</w:t>
      </w:r>
    </w:p>
    <w:p>
      <w:pPr>
        <w:pStyle w:val="TextBody"/>
        <w:spacing w:lineRule="auto" w:line="360" w:before="240" w:after="120"/>
        <w:rPr/>
      </w:pPr>
      <w:r>
        <w:rPr/>
        <w:t xml:space="preserve">*Correspondence to nicolas.carels@fiocruz.br </w:t>
      </w:r>
    </w:p>
    <w:p>
      <w:pPr>
        <w:pStyle w:val="Heading1"/>
        <w:numPr>
          <w:ilvl w:val="0"/>
          <w:numId w:val="1"/>
        </w:numPr>
        <w:spacing w:lineRule="auto" w:line="360"/>
        <w:rPr>
          <w:lang w:val="pt-BR"/>
        </w:rPr>
      </w:pPr>
      <w:r>
        <w:rPr>
          <w:lang w:val="pt-BR"/>
        </w:rPr>
        <w:t>Abstract</w:t>
      </w:r>
    </w:p>
    <w:p>
      <w:pPr>
        <w:pStyle w:val="TextBody"/>
        <w:numPr>
          <w:ilvl w:val="0"/>
          <w:numId w:val="1"/>
        </w:numPr>
        <w:spacing w:lineRule="auto" w:line="360"/>
        <w:jc w:val="both"/>
        <w:rPr>
          <w:b/>
          <w:b/>
          <w:lang w:val="pt-BR"/>
        </w:rPr>
      </w:pPr>
      <w:r>
        <w:rPr/>
        <w:t xml:space="preserve">In this report, we analyzed how the profile of gene over-expression is affected by progression and staging in lung squamous cell carcinoma. We used Shannon entropy of sub-networks of up-regulated malignant genes to ascertain that transcriptome profiling was consistent with tumor staging. Degree-entropies of 3.669, 3.713, and 3.786 bits were associated with stages I, II and III, respectively, which demonstrated the RNA-seq profiling was consistent with tumor progression from stage I to III. Remarkably, 23, 62 and 169 genes were specific for stages I, II and III considering their over-expression.  Stage-wise expression analysis showed that the over-expression of certain genes may serve as potential prognostic biomarkers. In particular, we found that </w:t>
      </w:r>
      <w:r>
        <w:rPr>
          <w:highlight w:val="yellow"/>
        </w:rPr>
        <w:t>….</w:t>
      </w:r>
    </w:p>
    <w:p>
      <w:pPr>
        <w:pStyle w:val="TextBody"/>
        <w:numPr>
          <w:ilvl w:val="0"/>
          <w:numId w:val="1"/>
        </w:numPr>
        <w:spacing w:lineRule="auto" w:line="360"/>
        <w:jc w:val="both"/>
        <w:rPr>
          <w:b/>
          <w:b/>
        </w:rPr>
      </w:pPr>
      <w:r>
        <w:rPr>
          <w:b/>
        </w:rPr>
        <w:t>Keywords</w:t>
      </w:r>
      <w:r>
        <w:rPr/>
        <w:t xml:space="preserve">: LUSC, prognostic, RNA-seq, entropy, biomarkers, </w:t>
      </w:r>
    </w:p>
    <w:p>
      <w:pPr>
        <w:pStyle w:val="TextBody"/>
        <w:spacing w:lineRule="auto" w:line="360"/>
        <w:jc w:val="both"/>
        <w:rPr>
          <w:b/>
          <w:b/>
        </w:rPr>
      </w:pPr>
      <w:r>
        <w:rPr>
          <w:b/>
        </w:rPr>
      </w:r>
      <w:r>
        <w:br w:type="page"/>
      </w:r>
    </w:p>
    <w:p>
      <w:pPr>
        <w:pStyle w:val="Heading1"/>
        <w:numPr>
          <w:ilvl w:val="0"/>
          <w:numId w:val="1"/>
        </w:numPr>
        <w:rPr>
          <w:lang w:val="pt-BR"/>
        </w:rPr>
      </w:pPr>
      <w:r>
        <w:rPr/>
        <w:t>1. Introduction</w:t>
      </w:r>
    </w:p>
    <w:p>
      <w:pPr>
        <w:pStyle w:val="TextBody"/>
        <w:spacing w:lineRule="auto" w:line="360" w:before="227" w:after="142"/>
        <w:jc w:val="both"/>
        <w:rPr/>
      </w:pPr>
      <w:r>
        <w:rPr/>
        <w:t xml:space="preserve">Lung cancer is the leading cause of cancer with an estimated 1.8 million deaths and 2.2 million new lung cancer cases worldwide in 2020 (Li et al., 2023). The main cause of lung cancer may be smoking (O’Keeffe et al., 2018), but studies on genetic predisposition have also found associations with race and gender (Wang et al., 2017). Lung cancer is heterogeneous and fatal, with non-small cell lung cancer (NSCLC) as its main pathological subtype. Lung squamous cell carcinoma (LUSC) and lung adenocarcinoma (LUAD) are the primary subtypes of NSCLC (Chen et al., 2014) LUSC accounts for 20%–30% of every type of lung cancer. The incidence of LUSC has decreased since the 1990s due to the efforts of smoking cessation programs (Barta et al., 2019). Specific treatments for LUSCs are still lacking, leaving advanced-stage patients with few treatment options (Lau et al., 2022) and clinical outcome remain unsatisfactory (Relli et al., 2019). </w:t>
      </w:r>
    </w:p>
    <w:p>
      <w:pPr>
        <w:pStyle w:val="TextBody"/>
        <w:spacing w:lineRule="auto" w:line="360"/>
        <w:jc w:val="both"/>
        <w:rPr/>
      </w:pPr>
      <w:r>
        <w:rPr/>
        <w:t>Quoting Lau et al. (2022): “The common driver mutations found in LUADs are rarely identified in LUSCs and efforts at identifying driver mutations in LUSC have not been fruitful. Of the few candidate pathways frequently altered in LUSCs, therapies directed to target these pathways had low efficacy in clinical trials. Drug development in LUSCs has been challenging due to complex tumor genomics, a limited mechanistic understanding of the interplay of oncogenic pathways, and a lack of representative mouse models. With such high mortality, the development of therapies specific to LUSCs is urgently needed”.</w:t>
      </w:r>
    </w:p>
    <w:p>
      <w:pPr>
        <w:pStyle w:val="TextBody"/>
        <w:spacing w:lineRule="auto" w:line="360"/>
        <w:jc w:val="both"/>
        <w:rPr/>
      </w:pPr>
      <w:r>
        <w:rPr/>
        <w:t xml:space="preserve">Rather than classical activating mutations, EGFR gene amplification and elevated protein expression are more common in LUSCs (Socinski et al., 2018) where sensitizing mutations are rare. Inhibition of cross-reacting pathways with wild-type EGFR receptors only resulted in modest benefits at the cost of high toxicity (Zhao et al., 2021). Poor biomarker representativeness can partially explain the lack of efficacy of ERBB-directed therapy. Amplifications in FGFR1 are associated with a worse prognosis (Tsironis et al., 2018), but the limited activity of FGFR inhibitors suggests that FGFR amplification alone may not be a biomarker as predictive as expected. Similarly, there were controversial discussions on the involvement of DDR, RAS, MEK, PI3K-AKT pathways in LUSC, however, therapies targeting these pathways were unsuccessful (see refs in Lau et al., 2022). </w:t>
      </w:r>
    </w:p>
    <w:p>
      <w:pPr>
        <w:pStyle w:val="TextBody"/>
        <w:spacing w:lineRule="auto" w:line="360"/>
        <w:jc w:val="both"/>
        <w:rPr/>
      </w:pPr>
      <w:r>
        <w:rPr/>
        <w:t xml:space="preserve">Biomarkers can be obtained through many technologies (Zhou et al., 2024). More recently, the over-expression of several genes: (i) </w:t>
      </w:r>
      <w:r>
        <w:rPr>
          <w:i/>
        </w:rPr>
        <w:t>FGG</w:t>
      </w:r>
      <w:r>
        <w:rPr/>
        <w:t xml:space="preserve">, </w:t>
      </w:r>
      <w:r>
        <w:rPr>
          <w:i/>
        </w:rPr>
        <w:t>C3</w:t>
      </w:r>
      <w:r>
        <w:rPr/>
        <w:t xml:space="preserve">, </w:t>
      </w:r>
      <w:r>
        <w:rPr>
          <w:i/>
        </w:rPr>
        <w:t>FGA</w:t>
      </w:r>
      <w:r>
        <w:rPr/>
        <w:t xml:space="preserve">, </w:t>
      </w:r>
      <w:r>
        <w:rPr>
          <w:i/>
        </w:rPr>
        <w:t>JUN</w:t>
      </w:r>
      <w:r>
        <w:rPr/>
        <w:t xml:space="preserve">, </w:t>
      </w:r>
      <w:r>
        <w:rPr>
          <w:i/>
        </w:rPr>
        <w:t>CST3</w:t>
      </w:r>
      <w:r>
        <w:rPr/>
        <w:t xml:space="preserve">, </w:t>
      </w:r>
      <w:r>
        <w:rPr>
          <w:i/>
        </w:rPr>
        <w:t>CPSF4</w:t>
      </w:r>
      <w:r>
        <w:rPr/>
        <w:t xml:space="preserve">, and </w:t>
      </w:r>
      <w:r>
        <w:rPr>
          <w:i/>
        </w:rPr>
        <w:t>HIST1H2BH</w:t>
      </w:r>
      <w:r>
        <w:rPr/>
        <w:t xml:space="preserve"> (Wu et al., 2023) and (ii) </w:t>
      </w:r>
      <w:r>
        <w:rPr>
          <w:i/>
        </w:rPr>
        <w:t>CCL1</w:t>
      </w:r>
      <w:r>
        <w:rPr/>
        <w:t xml:space="preserve">, </w:t>
      </w:r>
      <w:r>
        <w:rPr>
          <w:i/>
        </w:rPr>
        <w:t>KLRC3</w:t>
      </w:r>
      <w:r>
        <w:rPr/>
        <w:t xml:space="preserve">, </w:t>
      </w:r>
      <w:r>
        <w:rPr>
          <w:i/>
        </w:rPr>
        <w:t>KLRC4</w:t>
      </w:r>
      <w:r>
        <w:rPr/>
        <w:t xml:space="preserve">, </w:t>
      </w:r>
      <w:r>
        <w:rPr>
          <w:i/>
        </w:rPr>
        <w:t>CCL23</w:t>
      </w:r>
      <w:r>
        <w:rPr/>
        <w:t xml:space="preserve">, and </w:t>
      </w:r>
      <w:r>
        <w:rPr>
          <w:i/>
        </w:rPr>
        <w:t>KLRC1</w:t>
      </w:r>
      <w:r>
        <w:rPr/>
        <w:t xml:space="preserve"> (Li et al., 2021) were proposed as risk and prognostic biomarkers for LUSC, while that of other </w:t>
      </w:r>
      <w:r>
        <w:rPr>
          <w:i/>
        </w:rPr>
        <w:t>ARC</w:t>
      </w:r>
      <w:r>
        <w:rPr/>
        <w:t xml:space="preserve">, </w:t>
      </w:r>
      <w:r>
        <w:rPr>
          <w:i/>
        </w:rPr>
        <w:t>CLVS2</w:t>
      </w:r>
      <w:r>
        <w:rPr/>
        <w:t xml:space="preserve">, </w:t>
      </w:r>
      <w:r>
        <w:rPr>
          <w:i/>
        </w:rPr>
        <w:t>ENPP5</w:t>
      </w:r>
      <w:r>
        <w:rPr/>
        <w:t xml:space="preserve">, </w:t>
      </w:r>
      <w:r>
        <w:rPr>
          <w:i/>
        </w:rPr>
        <w:t>FAM83D</w:t>
      </w:r>
      <w:r>
        <w:rPr/>
        <w:t xml:space="preserve">, </w:t>
      </w:r>
      <w:r>
        <w:rPr>
          <w:i/>
        </w:rPr>
        <w:t>HPRT1</w:t>
      </w:r>
      <w:r>
        <w:rPr/>
        <w:t xml:space="preserve">, </w:t>
      </w:r>
      <w:r>
        <w:rPr>
          <w:i/>
        </w:rPr>
        <w:t>HSP8</w:t>
      </w:r>
      <w:r>
        <w:rPr/>
        <w:t xml:space="preserve">, </w:t>
      </w:r>
      <w:r>
        <w:rPr>
          <w:i/>
        </w:rPr>
        <w:t>ITGA2</w:t>
      </w:r>
      <w:r>
        <w:rPr/>
        <w:t xml:space="preserve">, </w:t>
      </w:r>
      <w:r>
        <w:rPr>
          <w:i/>
        </w:rPr>
        <w:t>LCLAT1</w:t>
      </w:r>
      <w:r>
        <w:rPr/>
        <w:t xml:space="preserve">, </w:t>
      </w:r>
      <w:r>
        <w:rPr>
          <w:i/>
        </w:rPr>
        <w:t>LONRF3</w:t>
      </w:r>
      <w:r>
        <w:rPr/>
        <w:t xml:space="preserve">, </w:t>
      </w:r>
      <w:r>
        <w:rPr>
          <w:i/>
        </w:rPr>
        <w:t>MBNL2</w:t>
      </w:r>
      <w:r>
        <w:rPr/>
        <w:t xml:space="preserve">, </w:t>
      </w:r>
      <w:r>
        <w:rPr>
          <w:i/>
        </w:rPr>
        <w:t>MED12L</w:t>
      </w:r>
      <w:r>
        <w:rPr/>
        <w:t xml:space="preserve">, </w:t>
      </w:r>
      <w:r>
        <w:rPr>
          <w:i/>
        </w:rPr>
        <w:t>NACC2</w:t>
      </w:r>
      <w:r>
        <w:rPr/>
        <w:t xml:space="preserve">, </w:t>
      </w:r>
      <w:r>
        <w:rPr>
          <w:i/>
        </w:rPr>
        <w:t>SLC6A8</w:t>
      </w:r>
      <w:r>
        <w:rPr/>
        <w:t xml:space="preserve">, </w:t>
      </w:r>
      <w:r>
        <w:rPr>
          <w:i/>
        </w:rPr>
        <w:t>THBS1</w:t>
      </w:r>
      <w:r>
        <w:rPr/>
        <w:t xml:space="preserve">, and </w:t>
      </w:r>
      <w:r>
        <w:rPr>
          <w:i/>
        </w:rPr>
        <w:t>ZBTB4</w:t>
      </w:r>
      <w:r>
        <w:rPr/>
        <w:t xml:space="preserve"> proposed as markers of patient survival (Liu et al., 2022). However, critical clinical trial of these markers was not evaluated yet. Several ncRNA were also investigated as potential biomarkers (Wang et al., 2019; Liu et al., 2022), which show that the area is evolving quickly and that new developments could be available in a close future.</w:t>
      </w:r>
    </w:p>
    <w:p>
      <w:pPr>
        <w:pStyle w:val="TextBody"/>
        <w:spacing w:lineRule="auto" w:line="360"/>
        <w:jc w:val="both"/>
        <w:rPr/>
      </w:pPr>
      <w:r>
        <w:rPr/>
        <w:t xml:space="preserve">The grade of a tumor describes how normal or abnormal its cancer cells look under a </w:t>
      </w:r>
      <w:hyperlink r:id="rId2">
        <w:r>
          <w:rPr>
            <w:rStyle w:val="InternetLink"/>
            <w:color w:val="auto"/>
            <w:u w:val="none"/>
          </w:rPr>
          <w:t>microscope</w:t>
        </w:r>
      </w:hyperlink>
      <w:r>
        <w:rPr/>
        <w:t xml:space="preserve">. The more normal the cells look, the less </w:t>
      </w:r>
      <w:hyperlink r:id="rId3">
        <w:r>
          <w:rPr>
            <w:rStyle w:val="InternetLink"/>
            <w:color w:val="auto"/>
            <w:u w:val="none"/>
          </w:rPr>
          <w:t>aggressive</w:t>
        </w:r>
      </w:hyperlink>
      <w:r>
        <w:rPr/>
        <w:t xml:space="preserve"> the cancer and the more slowly it grows and spreads (Rosai and Ackerman, 1979). On the other hand, the more abnormal the cells look, the more aggressive the cancer and the faster it is likely to grow and spread (Tsagkalidis and Blaszczyk, 2023). Tumor grades and stages (Amin et al., 2017) were found to be correlated (Derwinger et al., 2010), which allow to use the TNM staging system to assess the evolution of tumor aggressiveness over time and to associate analyze how time affect transcriptome profiling. Here, we propose a set of new biomarkers based on gene over-expression over tumor staging in lung whose purpose is to assess oncologist for prognosis.</w:t>
      </w:r>
    </w:p>
    <w:p>
      <w:pPr>
        <w:pStyle w:val="Heading1"/>
        <w:numPr>
          <w:ilvl w:val="0"/>
          <w:numId w:val="1"/>
        </w:numPr>
        <w:spacing w:lineRule="auto" w:line="360"/>
        <w:rPr/>
      </w:pPr>
      <w:r>
        <w:rPr/>
        <w:t>3. Materials and Methods</w:t>
      </w:r>
    </w:p>
    <w:p>
      <w:pPr>
        <w:pStyle w:val="Heading2"/>
        <w:numPr>
          <w:ilvl w:val="1"/>
          <w:numId w:val="2"/>
        </w:numPr>
        <w:spacing w:lineRule="auto" w:line="360"/>
        <w:rPr/>
      </w:pPr>
      <w:r>
        <w:rPr/>
        <w:t>RNA-seq materials</w:t>
      </w:r>
    </w:p>
    <w:p>
      <w:pPr>
        <w:pStyle w:val="TextBody"/>
        <w:spacing w:lineRule="auto" w:line="360"/>
        <w:jc w:val="both"/>
        <w:rPr/>
      </w:pPr>
      <w:r>
        <w:rPr/>
        <w:t xml:space="preserve">RNA-seq from TCGA samples of lung squamous cell carcinoma (LUSC) were downloaded from the GDC portal (https://portal.gdc.cancer.gov/) accessed on 2024-04-04. Among the 486 lung samples, 45 were paired samples (45 tumor and 45 non-tumoral samples, each from a same patient), and the remaining (441) were non-paired, which means that no control from healthy lung was available for them. The clinical sheet informed that (i) for stage I, 198 LUSC samples were non-paired while 24 were paired, (ii) for stage II, 130 LUSC samples were non-paired, while 17 were paired, (iii) and for stage III, 68 LUSC samples were non-paired, while 4 were paired. </w:t>
      </w:r>
    </w:p>
    <w:p>
      <w:pPr>
        <w:pStyle w:val="Heading2"/>
        <w:numPr>
          <w:ilvl w:val="1"/>
          <w:numId w:val="2"/>
        </w:numPr>
        <w:spacing w:lineRule="auto" w:line="360"/>
        <w:rPr/>
      </w:pPr>
      <w:r>
        <w:rPr/>
        <w:t>Stage-specific signature detection framework</w:t>
      </w:r>
    </w:p>
    <w:p>
      <w:pPr>
        <w:pStyle w:val="TextBody"/>
        <w:spacing w:lineRule="auto" w:line="360" w:before="240" w:after="120"/>
        <w:jc w:val="both"/>
        <w:rPr/>
      </w:pPr>
      <w:r>
        <w:rPr/>
        <w:t xml:space="preserve">RNA-seq counts were normalized according to the reads per kilobase per million mapped reads (RPKM) methodology as described by (Mortazavi et al., 2008). This normalization process was performed using the </w:t>
      </w:r>
      <w:r>
        <w:rPr>
          <w:i/>
        </w:rPr>
        <w:t>RPKM</w:t>
      </w:r>
      <w:r>
        <w:rPr/>
        <w:t xml:space="preserve"> package from R (Robinson et al., 2010) for the 15526 human genes of the ,IntAct (2017 version) interactome (Orchard et al., 2013). </w:t>
      </w:r>
      <w:bookmarkStart w:id="0" w:name="move171717163"/>
      <w:r>
        <w:rPr/>
        <w:t xml:space="preserve">The IntAct interactome was obtained from the intact-micluster.txt file (version updated December 2017) accessed on January 11, 2018, at </w:t>
      </w:r>
      <w:hyperlink r:id="rId4">
        <w:r>
          <w:rPr>
            <w:rStyle w:val="InternetLink"/>
          </w:rPr>
          <w:t>ftp://ftp.ebi.ac.uk/pub/databases/intact/current/psimitab/intact-micluster.txt</w:t>
        </w:r>
      </w:hyperlink>
      <w:r>
        <w:rPr/>
        <w:t>.</w:t>
      </w:r>
      <w:bookmarkEnd w:id="0"/>
      <w:r>
        <w:rPr/>
        <w:t xml:space="preserve"> Genes with an average RPK ≤ 4 were desconsidered due to the noise they may introduce. </w:t>
      </w:r>
    </w:p>
    <w:p>
      <w:pPr>
        <w:pStyle w:val="TextBody"/>
        <w:spacing w:lineRule="auto" w:line="360" w:before="240" w:after="120"/>
        <w:jc w:val="both"/>
        <w:rPr/>
      </w:pPr>
      <w:r>
        <w:rPr/>
        <w:t>Then, a two-phase method was used to identify stage-specific squamous lung cancer genes. First, tumor genes were identified by comparing the tumor with normal samples. In this process, we identified stage specific malignant genes by comparing their average expression over 486 tumor samples by reference to the 45 normal samples, i.e, (i) for stage I, we compared 222 tumor samples with the 45 normal ones, (ii) for stage II, we compared 147 tumor samples with the 45 normal ones, and (iii) for stage III, we compared 72 tumor samples with the 45 normal ones. The average expressions in normal and tumor samples were used to calculate the genes that were significantly more expressed in tumors than in normal tissues by computing the false discovery rate (FDR) of paired t-test. From the list of significantly up-regulated genes, we considered those with a log</w:t>
      </w:r>
      <w:r>
        <w:rPr>
          <w:vertAlign w:val="subscript"/>
        </w:rPr>
        <w:t>2</w:t>
      </w:r>
      <w:r>
        <w:rPr/>
        <w:t xml:space="preserve"> fold change </w:t>
      </w:r>
      <w:r>
        <w:rPr>
          <w:rFonts w:cs="Times New Roman" w:ascii="Times New Roman" w:hAnsi="Times New Roman"/>
        </w:rPr>
        <w:t>≥</w:t>
      </w:r>
      <w:r>
        <w:rPr/>
        <w:t xml:space="preserve"> 1 as up-regulated. Log</w:t>
      </w:r>
      <w:r>
        <w:rPr>
          <w:vertAlign w:val="subscript"/>
        </w:rPr>
        <w:t>2</w:t>
      </w:r>
      <w:r>
        <w:rPr/>
        <w:t xml:space="preserve"> fold change was calculated as the log</w:t>
      </w:r>
      <w:r>
        <w:rPr>
          <w:vertAlign w:val="subscript"/>
        </w:rPr>
        <w:t>2</w:t>
      </w:r>
      <w:r>
        <w:rPr/>
        <w:t xml:space="preserve">(average expression of tumor samples of stage </w:t>
      </w:r>
      <w:r>
        <w:rPr>
          <w:i/>
        </w:rPr>
        <w:t>i</w:t>
      </w:r>
      <w:r>
        <w:rPr/>
        <w:t xml:space="preserve"> /average expression of normal samples) for </w:t>
      </w:r>
      <w:r>
        <w:rPr>
          <w:i/>
        </w:rPr>
        <w:t>i</w:t>
      </w:r>
      <w:r>
        <w:rPr/>
        <w:t xml:space="preserve"> </w:t>
      </w:r>
      <w:r>
        <w:rPr>
          <w:rFonts w:cs="Times New Roman" w:ascii="Times New Roman" w:hAnsi="Times New Roman"/>
        </w:rPr>
        <w:t>ϵ</w:t>
      </w:r>
      <w:r>
        <w:rPr/>
        <w:t xml:space="preserve"> {1, 2, 3}. Note that the average expression of a given gene in tumors of a specific stage might be different from that of tumors of another stage considering the same gene. This is why we can argue that the process adopted here selected stage-specific genes considering gene expression (not mutation).</w:t>
      </w:r>
    </w:p>
    <w:p>
      <w:pPr>
        <w:pStyle w:val="TextBody"/>
        <w:numPr>
          <w:ilvl w:val="1"/>
          <w:numId w:val="2"/>
        </w:numPr>
        <w:rPr>
          <w:rFonts w:ascii="Liberation Sans;Arial" w:hAnsi="Liberation Sans;Arial" w:eastAsia="Noto Sans CJK SC"/>
          <w:b/>
          <w:b/>
          <w:bCs/>
          <w:sz w:val="32"/>
          <w:szCs w:val="32"/>
        </w:rPr>
      </w:pPr>
      <w:bookmarkStart w:id="1" w:name="move171717051"/>
      <w:r>
        <w:rPr>
          <w:rFonts w:eastAsia="Noto Sans CJK SC" w:ascii="Liberation Sans;Arial" w:hAnsi="Liberation Sans;Arial"/>
          <w:b/>
          <w:bCs/>
          <w:sz w:val="32"/>
          <w:szCs w:val="32"/>
        </w:rPr>
        <w:t>Shannon entropy</w:t>
      </w:r>
      <w:bookmarkEnd w:id="1"/>
    </w:p>
    <w:p>
      <w:pPr>
        <w:pStyle w:val="TextBody"/>
        <w:spacing w:lineRule="auto" w:line="360"/>
        <w:jc w:val="both"/>
        <w:rPr/>
      </w:pPr>
      <w:bookmarkStart w:id="2" w:name="move17171705111"/>
      <w:bookmarkEnd w:id="2"/>
      <w:r>
        <w:rPr/>
        <w:t xml:space="preserve">Quoting Enneking et al. (1980), the purposes of a staging system are to “(i) incorporate the significant prognostic factors into a system that describes progressive degrees of risk of local recurrence and distant metastases to which a patient is subject, (ii) stratify the stages so they have specific implications for surgical management, and (iii) provide guidelines for adjunctive therapies”. Staging is correlated with 5-year overall survival (OS) in lung (Jeon et al., 2015). 5-year OS is, therefore, a measure of aggressiveness and it has been shown that it is correlated to Shannon entropy of up-regulated gene sub-networks (Conforte et al., 2019). Thus, we postulated that degree-entropy of sub-network of malignant up-regulated genes could be used to check the proper alignment of up-regulated gene profiling with tumor staging. Consequently, we constructed sub-interactome networks for each stage by sampling the IntAct interactome with their respective specific up-regulated genes and computed the degree-entropy according to formula 1 using the </w:t>
      </w:r>
      <w:r>
        <w:rPr>
          <w:i/>
        </w:rPr>
        <w:t>Entropy</w:t>
      </w:r>
      <w:r>
        <w:rPr/>
        <w:t xml:space="preserve"> function of R (</w:t>
      </w:r>
      <w:hyperlink r:id="rId5">
        <w:r>
          <w:rPr>
            <w:rStyle w:val="InternetLink"/>
          </w:rPr>
          <w:t>https://www.rdocumentation.org/packages/DescTools/versions/0.99.54/topics/Entropy</w:t>
        </w:r>
      </w:hyperlink>
      <w:r>
        <w:rPr/>
        <w:t>, accessed on 10 May 2024):</w:t>
        <w:tab/>
      </w:r>
    </w:p>
    <w:p>
      <w:pPr>
        <w:pStyle w:val="TextBody"/>
        <w:spacing w:lineRule="auto" w:line="360"/>
        <w:jc w:val="right"/>
        <w:rPr/>
      </w:pP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p</m:t>
            </m:r>
            <m:d>
              <m:dPr>
                <m:begChr m:val="("/>
                <m:endChr m:val=")"/>
              </m:dPr>
              <m:e>
                <m:r>
                  <w:rPr>
                    <w:rFonts w:ascii="Cambria Math" w:hAnsi="Cambria Math"/>
                  </w:rPr>
                  <m:t xml:space="preserve">k</m:t>
                </m:r>
              </m:e>
            </m:d>
            <m:sSub>
              <m:e>
                <m:r>
                  <w:rPr>
                    <w:rFonts w:ascii="Cambria Math" w:hAnsi="Cambria Math"/>
                  </w:rPr>
                  <m:t xml:space="preserve">log</m:t>
                </m:r>
              </m:e>
              <m:sub>
                <m:r>
                  <w:rPr>
                    <w:rFonts w:ascii="Cambria Math" w:hAnsi="Cambria Math"/>
                  </w:rPr>
                  <m:t xml:space="preserve">2</m:t>
                </m:r>
              </m:sub>
            </m:sSub>
            <m:d>
              <m:dPr>
                <m:begChr m:val="("/>
                <m:endChr m:val=")"/>
              </m:dPr>
              <m:e>
                <m:r>
                  <w:rPr>
                    <w:rFonts w:ascii="Cambria Math" w:hAnsi="Cambria Math"/>
                  </w:rPr>
                  <m:t xml:space="preserve">p</m:t>
                </m:r>
                <m:d>
                  <m:dPr>
                    <m:begChr m:val="("/>
                    <m:endChr m:val=")"/>
                  </m:dPr>
                  <m:e>
                    <m:r>
                      <w:rPr>
                        <w:rFonts w:ascii="Cambria Math" w:hAnsi="Cambria Math"/>
                      </w:rPr>
                      <m:t xml:space="preserve">k</m:t>
                    </m:r>
                  </m:e>
                </m:d>
              </m:e>
            </m:d>
          </m:e>
        </m:nary>
      </m:oMath>
      <w:r>
        <w:rPr/>
        <w:t xml:space="preserve">     </w:t>
      </w:r>
      <w:r>
        <w:rPr/>
        <w:tab/>
        <w:tab/>
        <w:tab/>
        <w:tab/>
        <w:t xml:space="preserve">    (1)</w:t>
      </w:r>
    </w:p>
    <w:p>
      <w:pPr>
        <w:pStyle w:val="TextBody"/>
        <w:spacing w:lineRule="auto" w:line="360"/>
        <w:jc w:val="both"/>
        <w:rPr/>
      </w:pPr>
      <w:r>
        <w:rPr/>
        <w:t xml:space="preserve">where </w:t>
      </w:r>
      <w:r>
        <w:rPr>
          <w:i/>
        </w:rPr>
        <w:t>p</w:t>
      </w:r>
      <w:r>
        <w:rPr/>
        <w:t>(</w:t>
      </w:r>
      <w:r>
        <w:rPr>
          <w:i/>
        </w:rPr>
        <w:t>k</w:t>
      </w:r>
      <w:r>
        <w:rPr/>
        <w:t xml:space="preserve">) is the probability of occurrence of a vertex with a rank order </w:t>
      </w:r>
      <w:r>
        <w:rPr>
          <w:i/>
        </w:rPr>
        <w:t>k</w:t>
      </w:r>
      <w:r>
        <w:rPr/>
        <w:t xml:space="preserve"> (</w:t>
      </w:r>
      <w:r>
        <w:rPr>
          <w:i/>
        </w:rPr>
        <w:t>k</w:t>
      </w:r>
      <w:r>
        <w:rPr/>
        <w:t xml:space="preserve"> edges) in the sub-network considered. The events of </w:t>
      </w:r>
      <w:r>
        <w:rPr>
          <w:rStyle w:val="Htmlitalic"/>
          <w:i/>
        </w:rPr>
        <w:t>k</w:t>
      </w:r>
      <w:r>
        <w:rPr/>
        <w:t xml:space="preserve"> edges were computed from the minimum value of one edge between two vertices to the event corresponding to the vertex with the maximal edges </w:t>
      </w:r>
      <w:r>
        <w:rPr>
          <w:rStyle w:val="Htmlitalic"/>
        </w:rPr>
        <w:t>n</w:t>
      </w:r>
      <w:r>
        <w:rPr/>
        <w:t xml:space="preserve"> and its neighbors for the sub-network under consideration. When </w:t>
      </w:r>
      <w:r>
        <w:rPr>
          <w:rStyle w:val="Htmlitalic"/>
          <w:i/>
        </w:rPr>
        <w:t>k</w:t>
      </w:r>
      <w:r>
        <w:rPr/>
        <w:t xml:space="preserve"> did not match any vertex in the network, its corresponding entropy was not computed because it would result in an undefined value (log</w:t>
      </w:r>
      <w:r>
        <w:rPr>
          <w:vertAlign w:val="subscript"/>
        </w:rPr>
        <w:t>2</w:t>
      </w:r>
      <w:r>
        <w:rPr/>
        <w:t>(0) is undefined). The sub-networks were generated automatically from gene lists found to be up-regulated and specific of a given stage regarding the others.</w:t>
      </w:r>
    </w:p>
    <w:p>
      <w:pPr>
        <w:pStyle w:val="Heading2"/>
        <w:numPr>
          <w:ilvl w:val="1"/>
          <w:numId w:val="2"/>
        </w:numPr>
        <w:spacing w:lineRule="auto" w:line="360" w:before="240" w:after="120"/>
        <w:jc w:val="both"/>
        <w:rPr/>
      </w:pPr>
      <w:r>
        <w:rPr/>
        <w:t>Functional annotation analysis</w:t>
      </w:r>
    </w:p>
    <w:p>
      <w:pPr>
        <w:pStyle w:val="TextBody"/>
        <w:spacing w:lineRule="auto" w:line="360" w:before="240" w:after="120"/>
        <w:jc w:val="both"/>
        <w:rPr>
          <w:rFonts w:cs="Liberation Serif;Times New Roma"/>
          <w:b/>
          <w:b/>
          <w:bCs/>
          <w:sz w:val="48"/>
          <w:szCs w:val="48"/>
        </w:rPr>
      </w:pPr>
      <w:r>
        <w:rPr/>
        <w:t xml:space="preserve">ClusterProfiler (Yu et al., 2012; Wu et al., 2021) was used to annotate stage-specific genes against GO and KEGG  databases. For these three databases, annotations were considered relevant when they adjusted p-value was </w:t>
      </w:r>
      <w:r>
        <w:rPr>
          <w:rFonts w:cs="Times New Roman" w:ascii="Times New Roman" w:hAnsi="Times New Roman"/>
        </w:rPr>
        <w:t>≤</w:t>
      </w:r>
      <w:r>
        <w:rPr/>
        <w:t xml:space="preserve"> 0.05. GeneCards version 5.2 (Stelzer et al., 2016) was queried for each ENSEMBL identifier to retrieve and extract the correspondingdisease associated, related pathways, and gene ontology annotation. CluterProfiler released annotations for 74 (GO), 84 (KEGG), and 132 (Reactome) genes considering all stage-specific genes together among 77 (GO), 214 (KEGG), and 834 (Reactome) statistically significant terms.</w:t>
      </w:r>
    </w:p>
    <w:p>
      <w:pPr>
        <w:pStyle w:val="Heading1"/>
        <w:spacing w:lineRule="auto" w:line="360"/>
        <w:rPr/>
      </w:pPr>
      <w:r>
        <w:rPr/>
        <w:t xml:space="preserve">2. </w:t>
      </w:r>
      <w:r>
        <w:rPr/>
        <w:t>Results</w:t>
      </w:r>
    </w:p>
    <w:p>
      <w:pPr>
        <w:pStyle w:val="TextBody"/>
        <w:numPr>
          <w:ilvl w:val="1"/>
          <w:numId w:val="1"/>
        </w:numPr>
        <w:spacing w:lineRule="auto" w:line="360" w:before="240" w:after="120"/>
        <w:jc w:val="both"/>
        <w:rPr>
          <w:b/>
          <w:b/>
          <w:bCs/>
        </w:rPr>
      </w:pPr>
      <w:r>
        <w:rPr>
          <w:rFonts w:eastAsia="Noto Sans CJK SC" w:ascii="Liberation Sans;Arial" w:hAnsi="Liberation Sans;Arial"/>
          <w:b/>
          <w:bCs/>
          <w:sz w:val="28"/>
          <w:szCs w:val="32"/>
        </w:rPr>
        <w:t xml:space="preserve">Up-regulated genes from squamous lung cancer biomarkers </w:t>
      </w:r>
    </w:p>
    <w:p>
      <w:pPr>
        <w:pStyle w:val="TextBody"/>
        <w:spacing w:lineRule="auto" w:line="360"/>
        <w:jc w:val="both"/>
        <w:rPr/>
      </w:pPr>
      <w:r>
        <w:rPr/>
        <w:t xml:space="preserve">We identified 4,882 genes as up-regulated among tumors of the three stages. From these genes 1618, 1694 and 1795 were associated with stages I, II and III, respectively. </w:t>
      </w:r>
      <w:r>
        <w:rPr/>
        <w:t>The PCA (Figure 1</w:t>
      </w:r>
      <w:r>
        <w:rPr/>
        <w:t>A</w:t>
      </w:r>
      <w:r>
        <w:rPr/>
        <w:t xml:space="preserve">) shows that the first component (PC1) explained 30.46% of total variance in associated with the difference of gene expression between paired normal and tumor samples. </w:t>
      </w:r>
      <w:moveToRangeEnd w:id="3"/>
      <w:r>
        <w:rPr/>
        <w:t>Normal samples are arranged in a more concise group while tumor samples show more disperse pattern, both in the first and second components.</w:t>
      </w:r>
      <w:moveToRangeEnd w:id="4"/>
      <w:r>
        <w:rPr/>
        <w:t xml:space="preserve"> Among the proteins of these genes, 1140, 1198, 1280 (vertices) formed PPI networks with 3291, 3564, and 4002 edges corresponding to entropies of 3669, 3713, and 3786 for stage I, II, and III, respectively, when compared to the IntAct interactome.  Finally, the number of stage-specific genes, i.e. without overlap to other stages, was 23, 62, 169 for stages I, II and III, respectively </w:t>
      </w:r>
      <w:r>
        <w:rPr/>
        <w:t>(Figure 1B).</w:t>
      </w:r>
    </w:p>
    <w:p>
      <w:pPr>
        <w:pStyle w:val="TextBody"/>
        <w:spacing w:lineRule="auto" w:line="360"/>
        <w:jc w:val="both"/>
        <w:rPr/>
      </w:pPr>
      <w:ins w:id="1" w:author="Unknown Author" w:date="2024-07-17T08:55:03Z">
        <w:r>
          <w:rPr/>
        </w:r>
      </w:ins>
      <w:r>
        <mc:AlternateContent>
          <mc:Choice Requires="wps">
            <w:drawing>
              <wp:inline distT="0" distB="0" distL="0" distR="0">
                <wp:extent cx="6332220" cy="3789680"/>
                <wp:effectExtent l="0" t="0" r="0" b="0"/>
                <wp:docPr id="1" name="Frame1"/>
                <a:graphic xmlns:a="http://schemas.openxmlformats.org/drawingml/2006/main">
                  <a:graphicData uri="http://schemas.microsoft.com/office/word/2010/wordprocessingShape">
                    <wps:wsp>
                      <wps:cNvSpPr txBox="1"/>
                      <wps:spPr>
                        <a:xfrm>
                          <a:off x="0" y="0"/>
                          <a:ext cx="6332220" cy="3789680"/>
                        </a:xfrm>
                        <a:prstGeom prst="rect"/>
                        <a:solidFill>
                          <a:srgbClr val="FFFFFF"/>
                        </a:solidFill>
                      </wps:spPr>
                      <wps:txbx>
                        <w:txbxContent>
                          <w:p>
                            <w:pPr>
                              <w:pStyle w:val="Figure"/>
                              <w:spacing w:before="120" w:after="120"/>
                              <w:rPr/>
                            </w:pPr>
                            <w:r>
                              <w:rPr/>
                              <w:drawing>
                                <wp:inline distT="0" distB="0" distL="0" distR="0">
                                  <wp:extent cx="6332220" cy="328676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6"/>
                                          <a:stretch>
                                            <a:fillRect/>
                                          </a:stretch>
                                        </pic:blipFill>
                                        <pic:spPr bwMode="auto">
                                          <a:xfrm>
                                            <a:off x="0" y="0"/>
                                            <a:ext cx="6332220" cy="328676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xml:space="preserve">: A) PCA of tumor genes contrasting paired tumor and normal samples. B) Ven diagram of turmor genes and their stage-specific distribution. </w:t>
                            </w:r>
                          </w:p>
                        </w:txbxContent>
                      </wps:txbx>
                      <wps:bodyPr anchor="t" lIns="0" tIns="0" rIns="0" bIns="0">
                        <a:noAutofit/>
                      </wps:bodyPr>
                    </wps:wsp>
                  </a:graphicData>
                </a:graphic>
              </wp:inline>
            </w:drawing>
          </mc:Choice>
          <mc:Fallback>
            <w:pict>
              <v:rect style="position:absolute;rotation:-0;width:498.6pt;height:298.4pt;mso-wrap-distance-left:0pt;mso-wrap-distance-right:0pt;mso-wrap-distance-top:0pt;mso-wrap-distance-bottom:0pt;margin-top:-298.4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332220" cy="328676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7"/>
                                    <a:stretch>
                                      <a:fillRect/>
                                    </a:stretch>
                                  </pic:blipFill>
                                  <pic:spPr bwMode="auto">
                                    <a:xfrm>
                                      <a:off x="0" y="0"/>
                                      <a:ext cx="6332220" cy="328676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xml:space="preserve">: A) PCA of tumor genes contrasting paired tumor and normal samples. B) Ven diagram of turmor genes and their stage-specific distribution. </w:t>
                      </w:r>
                    </w:p>
                  </w:txbxContent>
                </v:textbox>
                <w10:wrap type="square" side="largest"/>
              </v:rect>
            </w:pict>
          </mc:Fallback>
        </mc:AlternateContent>
      </w:r>
    </w:p>
    <w:p>
      <w:pPr>
        <w:pStyle w:val="TextBody"/>
        <w:numPr>
          <w:ilvl w:val="1"/>
          <w:numId w:val="1"/>
        </w:numPr>
        <w:spacing w:lineRule="auto" w:line="360" w:before="240" w:after="120"/>
        <w:jc w:val="both"/>
        <w:rPr>
          <w:rFonts w:ascii="Liberation Sans;Arial" w:hAnsi="Liberation Sans;Arial" w:eastAsia="Noto Sans CJK SC"/>
          <w:b/>
          <w:b/>
          <w:bCs/>
          <w:sz w:val="28"/>
          <w:szCs w:val="32"/>
        </w:rPr>
      </w:pPr>
      <w:r>
        <w:rPr>
          <w:rFonts w:eastAsia="Noto Sans CJK SC" w:ascii="Liberation Sans;Arial" w:hAnsi="Liberation Sans;Arial"/>
          <w:b/>
          <w:bCs/>
          <w:sz w:val="28"/>
          <w:szCs w:val="32"/>
        </w:rPr>
        <w:t>Biomarkers</w:t>
      </w:r>
    </w:p>
    <w:p>
      <w:pPr>
        <w:pStyle w:val="TextBody"/>
        <w:spacing w:lineRule="auto" w:line="360"/>
        <w:jc w:val="both"/>
        <w:rPr/>
      </w:pPr>
      <w:r>
        <w:rPr/>
        <w:t>We investigate the expression of the malignant up-regulated genes that were also stage-specific , i</w:t>
      </w:r>
      <w:r>
        <w:rPr>
          <w:rFonts w:cs="Lohit Devanagari;Times New Roma"/>
          <w:kern w:val="2"/>
          <w:sz w:val="24"/>
        </w:rPr>
        <w:t>.e.</w:t>
      </w:r>
      <w:r>
        <w:rPr/>
        <w:t xml:space="preserve"> genes that were not only significantly high in tumor, but also significantly high in the specific stage. For this, every stage-specific genes was</w:t>
      </w:r>
      <w:r>
        <w:rPr/>
        <w:t xml:space="preserve"> </w:t>
      </w:r>
      <w:r>
        <w:rPr/>
        <w:t xml:space="preserve">inspected for its differential expression </w:t>
      </w:r>
      <w:r>
        <w:rPr/>
        <w:t>across stages (Figure S</w:t>
      </w:r>
      <w:r>
        <w:rPr/>
        <w:t>1</w:t>
      </w:r>
      <w:r>
        <w:rPr/>
        <w:t xml:space="preserve">), </w:t>
      </w:r>
      <w:r>
        <w:rPr/>
        <w:t xml:space="preserve">in addition, they were </w:t>
      </w:r>
      <w:r>
        <w:rPr/>
        <w:t>inspected for its differential expression with control samples (Figure S</w:t>
      </w:r>
      <w:r>
        <w:rPr/>
        <w:t>2</w:t>
      </w:r>
      <w:r>
        <w:rPr/>
        <w:t>).</w:t>
      </w:r>
    </w:p>
    <w:p>
      <w:pPr>
        <w:pStyle w:val="TextBody"/>
        <w:spacing w:lineRule="auto" w:line="360"/>
        <w:jc w:val="both"/>
        <w:rPr/>
      </w:pPr>
      <w:r>
        <w:rPr/>
        <w:t>We started from genes with known reference to lung cancer (pubmed search) t</w:t>
      </w:r>
      <w:r>
        <w:rPr/>
        <w:t xml:space="preserve">o scrutinize </w:t>
      </w:r>
      <w:r>
        <w:rPr/>
        <w:t xml:space="preserve">for biomarker that can be used for screening tests in patients.  A list of compreensive 67 known biomarkers genes were found in this search (Yang et al., 2024; April et al., 2024; Mauricio et al., 2014; Jai et al., 2014; Pamela et al., 2017; Chuantao et al., 2021; Fangwei et al., 2022; Kaier et al., 202). </w:t>
      </w:r>
      <w:r>
        <w:rPr/>
        <w:t xml:space="preserve">Among these, 24 (36%) were present among the malignant up-regulated genes of this study. Many of these potential biomarkers show prominent </w:t>
      </w:r>
      <w:r>
        <w:rPr/>
        <w:t xml:space="preserve">diffrential </w:t>
      </w:r>
      <w:r>
        <w:rPr/>
        <w:t xml:space="preserve">expression difference among tumor and normal samples </w:t>
      </w:r>
      <w:r>
        <w:rPr/>
        <w:t>in</w:t>
      </w:r>
      <w:r>
        <w:rPr/>
        <w:t xml:space="preserve"> our analysis, e.g. ERCC1, AURKA, TPX2, BIRC5, MET, KLK10, TOP2A, PCNA, KRAS, CCNB1, CEP55, TP53,  EGFR,  CHEK1, CCNB2, RRM1, CDK1, MCC, UBE2C, AURKB, EXT1, PYCR1 </w:t>
      </w:r>
      <w:r>
        <w:rPr/>
        <w:t>(Figure S3)</w:t>
      </w:r>
      <w:r>
        <w:rPr/>
        <w:t xml:space="preserve"> . </w:t>
      </w:r>
      <w:r>
        <w:rPr/>
        <w:t xml:space="preserve">Moreover, we checked </w:t>
      </w:r>
      <w:r>
        <w:rPr/>
        <w:t xml:space="preserve">stage-specific </w:t>
      </w:r>
      <w:r>
        <w:rPr/>
        <w:t xml:space="preserve">expressions </w:t>
      </w:r>
      <w:r>
        <w:rPr/>
        <w:t xml:space="preserve"> (Figure </w:t>
      </w:r>
      <w:r>
        <w:rPr/>
        <w:t>S</w:t>
      </w:r>
      <w:r>
        <w:rPr/>
        <w:t>4</w:t>
      </w:r>
      <w:r>
        <w:rPr/>
        <w:t xml:space="preserve">) </w:t>
      </w:r>
      <w:r>
        <w:rPr/>
        <w:t>of these genes</w:t>
      </w:r>
      <w:r>
        <w:rPr/>
        <w:t xml:space="preserve">. </w:t>
      </w:r>
      <w:r>
        <w:rPr/>
        <w:t>All together, these genes are well annotated to descriminate tumor from normal samples but lacks evidence for their predictive power in classifying lung cancer stages.</w:t>
      </w:r>
      <w:del w:id="2" w:author="Unknown Author" w:date="2024-07-17T11:38:12Z">
        <w:r>
          <w:rPr/>
          <w:tab/>
        </w:r>
      </w:del>
    </w:p>
    <w:p>
      <w:pPr>
        <w:pStyle w:val="TextBody"/>
        <w:spacing w:lineRule="auto" w:line="360"/>
        <w:jc w:val="both"/>
        <w:rPr/>
      </w:pPr>
      <w:r>
        <w:rPr/>
        <w:t xml:space="preserve">We next focused on </w:t>
      </w:r>
      <w:r>
        <w:rPr/>
        <w:t xml:space="preserve">malignant up-regulated genes that were also stage-specific </w:t>
      </w:r>
      <w:r>
        <w:rPr/>
        <w:t xml:space="preserve">to propose biomarkers regardless if they were </w:t>
      </w:r>
      <w:r>
        <w:rPr/>
        <w:t>previously</w:t>
      </w:r>
      <w:r>
        <w:rPr/>
        <w:t xml:space="preserve"> known. </w:t>
      </w:r>
      <w:r>
        <w:rPr/>
        <w:t>The most prominent biomarkers of stage I were COPB2, DHX36, IGHA2, LTF, and NPL (</w:t>
      </w:r>
      <w:r>
        <w:rPr/>
        <w:t xml:space="preserve">Figure </w:t>
      </w:r>
      <w:r>
        <w:rPr/>
        <w:t>2A</w:t>
      </w:r>
      <w:r>
        <w:rPr/>
        <w:t xml:space="preserve">) .COPB2 (Mingxue et. al. 2020) and DHX36 </w:t>
      </w:r>
      <w:r>
        <w:rPr/>
        <w:t>(Yuxin et. al 2021)</w:t>
      </w:r>
      <w:r>
        <w:rPr/>
        <w:t xml:space="preserve"> are </w:t>
      </w:r>
      <w:r>
        <w:rPr/>
        <w:t>both</w:t>
      </w:r>
      <w:r>
        <w:rPr/>
        <w:t xml:space="preserve"> implicated in promoting metastasis </w:t>
      </w:r>
      <w:r>
        <w:rPr/>
        <w:t>in squamous cell lung cancer</w:t>
      </w:r>
      <w:r>
        <w:rPr/>
        <w:t xml:space="preserve">, </w:t>
      </w:r>
      <w:r>
        <w:rPr/>
        <w:t xml:space="preserve">while </w:t>
      </w:r>
      <w:r>
        <w:rPr/>
        <w:t xml:space="preserve">IGHA2 (Chi et. al. 2024) also seems an appropriate target beacuse </w:t>
      </w:r>
      <w:r>
        <w:rPr/>
        <w:t>it has been to shown to be part of a predictive signature</w:t>
      </w:r>
      <w:r>
        <w:rPr/>
        <w:t xml:space="preserve"> </w:t>
      </w:r>
      <w:r>
        <w:rPr/>
        <w:t>for</w:t>
      </w:r>
      <w:r>
        <w:rPr/>
        <w:t xml:space="preserve"> oral squamous cell carcinoma. </w:t>
      </w:r>
      <w:r>
        <w:rPr/>
        <w:t>Furthermore, m</w:t>
      </w:r>
      <w:r>
        <w:rPr/>
        <w:t xml:space="preserve">olecular characterization for LTF </w:t>
      </w:r>
      <w:r>
        <w:rPr/>
        <w:t xml:space="preserve">(Junmiao et. al. 2023) </w:t>
      </w:r>
      <w:r>
        <w:rPr/>
        <w:t xml:space="preserve">has also been studied </w:t>
      </w:r>
      <w:r>
        <w:rPr/>
        <w:t>in</w:t>
      </w:r>
      <w:r>
        <w:rPr/>
        <w:t xml:space="preserve"> </w:t>
      </w:r>
      <w:r>
        <w:rPr/>
        <w:t>asociation</w:t>
      </w:r>
      <w:r>
        <w:rPr/>
        <w:t xml:space="preserve"> to lung Squamous Cell Carcinoma. </w:t>
      </w:r>
      <w:r>
        <w:rPr/>
        <w:t xml:space="preserve">Less evidences existis for </w:t>
      </w:r>
      <w:r>
        <w:rPr/>
        <w:t xml:space="preserve">NPL, </w:t>
      </w:r>
      <w:r>
        <w:rPr/>
        <w:t>but its expression is significatvelly greater in stage I compared to stage II and also compared to stage III, therefore propoed for further study.</w:t>
      </w:r>
    </w:p>
    <w:p>
      <w:pPr>
        <w:pStyle w:val="TextBody"/>
        <w:spacing w:lineRule="auto" w:line="360"/>
        <w:jc w:val="both"/>
        <w:rPr/>
      </w:pPr>
      <w:r>
        <w:rPr/>
        <w:t>For stage II, we proposed</w:t>
      </w:r>
      <w:r>
        <w:rPr/>
        <w:t xml:space="preserve"> ANO9, COL12A1, EPHB6, PPFIA1 (</w:t>
      </w:r>
      <w:r>
        <w:rPr/>
        <w:t xml:space="preserve">Figure </w:t>
      </w:r>
      <w:r>
        <w:rPr/>
        <w:t>2B</w:t>
      </w:r>
      <w:r>
        <w:rPr/>
        <w:t xml:space="preserve">); </w:t>
      </w:r>
      <w:r>
        <w:rPr/>
        <w:t xml:space="preserve">and for stage III, biomarkers were EPCAM, FUT8, HSPA2, RPP25L (Figure </w:t>
      </w:r>
      <w:r>
        <w:rPr/>
        <w:t>2C</w:t>
      </w:r>
      <w:r>
        <w:rPr/>
        <w:t xml:space="preserve">). These genes </w:t>
      </w:r>
      <w:r>
        <w:rPr/>
        <w:t xml:space="preserve">were </w:t>
      </w:r>
      <w:r>
        <w:rPr/>
        <w:t xml:space="preserve"> </w:t>
      </w:r>
      <w:r>
        <w:rPr/>
        <w:t xml:space="preserve">proposed </w:t>
      </w:r>
      <w:r>
        <w:rPr/>
        <w:t xml:space="preserve">based on bioinformatics </w:t>
      </w:r>
      <w:r>
        <w:rPr/>
        <w:t>alone</w:t>
      </w:r>
      <w:r>
        <w:rPr/>
        <w:t xml:space="preserve"> as biomarkers for </w:t>
      </w:r>
      <w:r>
        <w:rPr/>
        <w:t xml:space="preserve">lung </w:t>
      </w:r>
      <w:r>
        <w:rPr/>
        <w:t>cancer</w:t>
      </w:r>
      <w:r>
        <w:rPr/>
        <w:t xml:space="preserve"> staging. </w:t>
      </w:r>
    </w:p>
    <w:p>
      <w:pPr>
        <w:pStyle w:val="TextBody"/>
        <w:spacing w:lineRule="auto" w:line="360"/>
        <w:jc w:val="both"/>
        <w:rPr/>
      </w:pPr>
      <w:ins w:id="5" w:author="Unknown Author" w:date="2024-07-17T10:39:01Z">
        <w:r>
          <w:rPr/>
        </w:r>
      </w:ins>
      <w:r>
        <mc:AlternateContent>
          <mc:Choice Requires="wps">
            <w:drawing>
              <wp:inline distT="0" distB="0" distL="0" distR="0">
                <wp:extent cx="6204585" cy="8258810"/>
                <wp:effectExtent l="0" t="0" r="0" b="0"/>
                <wp:docPr id="4" name="Frame2"/>
                <a:graphic xmlns:a="http://schemas.openxmlformats.org/drawingml/2006/main">
                  <a:graphicData uri="http://schemas.microsoft.com/office/word/2010/wordprocessingShape">
                    <wps:wsp>
                      <wps:cNvSpPr txBox="1"/>
                      <wps:spPr>
                        <a:xfrm>
                          <a:off x="0" y="0"/>
                          <a:ext cx="6204585" cy="8258810"/>
                        </a:xfrm>
                        <a:prstGeom prst="rect"/>
                        <a:solidFill>
                          <a:srgbClr val="FFFFFF"/>
                        </a:solidFill>
                      </wps:spPr>
                      <wps:txbx>
                        <w:txbxContent>
                          <w:p>
                            <w:pPr>
                              <w:pStyle w:val="Figure"/>
                              <w:spacing w:before="120" w:after="120"/>
                              <w:rPr/>
                            </w:pPr>
                            <w:r>
                              <w:rPr/>
                              <w:drawing>
                                <wp:inline distT="0" distB="0" distL="0" distR="0">
                                  <wp:extent cx="6204585" cy="7755890"/>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8"/>
                                          <a:stretch>
                                            <a:fillRect/>
                                          </a:stretch>
                                        </pic:blipFill>
                                        <pic:spPr bwMode="auto">
                                          <a:xfrm>
                                            <a:off x="0" y="0"/>
                                            <a:ext cx="6204585" cy="775589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Selected bioinformatics-based biomarkers for staging squamous cell lung cancer. Seletion for stage I (A), stage II (B) and stage III (C).</w:t>
                            </w:r>
                          </w:p>
                        </w:txbxContent>
                      </wps:txbx>
                      <wps:bodyPr anchor="t" lIns="0" tIns="0" rIns="0" bIns="0">
                        <a:noAutofit/>
                      </wps:bodyPr>
                    </wps:wsp>
                  </a:graphicData>
                </a:graphic>
              </wp:inline>
            </w:drawing>
          </mc:Choice>
          <mc:Fallback>
            <w:pict>
              <v:rect style="position:absolute;rotation:-0;width:488.55pt;height:650.3pt;mso-wrap-distance-left:0pt;mso-wrap-distance-right:0pt;mso-wrap-distance-top:0pt;mso-wrap-distance-bottom:0pt;margin-top:-650.3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204585" cy="775589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9"/>
                                    <a:stretch>
                                      <a:fillRect/>
                                    </a:stretch>
                                  </pic:blipFill>
                                  <pic:spPr bwMode="auto">
                                    <a:xfrm>
                                      <a:off x="0" y="0"/>
                                      <a:ext cx="6204585" cy="775589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Selected bioinformatics-based biomarkers for staging squamous cell lung cancer. Seletion for stage I (A), stage II (B) and stage III (C).</w:t>
                      </w:r>
                    </w:p>
                  </w:txbxContent>
                </v:textbox>
                <w10:wrap type="square" side="largest"/>
              </v:rect>
            </w:pict>
          </mc:Fallback>
        </mc:AlternateContent>
      </w:r>
    </w:p>
    <w:p>
      <w:pPr>
        <w:pStyle w:val="Heading2"/>
        <w:numPr>
          <w:ilvl w:val="1"/>
          <w:numId w:val="1"/>
        </w:numPr>
        <w:spacing w:lineRule="auto" w:line="360"/>
        <w:rPr>
          <w:sz w:val="28"/>
        </w:rPr>
      </w:pPr>
      <w:r>
        <w:rPr>
          <w:sz w:val="28"/>
        </w:rPr>
        <w:t>Stage-wise functional analysis</w:t>
      </w:r>
    </w:p>
    <w:p>
      <w:pPr>
        <w:pStyle w:val="TextBody"/>
        <w:spacing w:lineRule="auto" w:line="360"/>
        <w:jc w:val="both"/>
        <w:rPr/>
      </w:pPr>
      <w:r>
        <w:rPr/>
        <w:t xml:space="preserve">In addition to Genecards annotation, ClusterProfiler was used to annotate stage-specific genes by comparison to GO, KEGG  and Reactome (see Table 1). We noted KEGG pathways common to all stages: “Biosynthesis of cofactors”, “Chemical carcinogenesis - receptor activation”, “Nicotinate and nicotinamide metabolism and Nucleocytoplasmic transport”. Genes annotated to these pathways were NADK2, KPNA4, NADSYN1, SRC, RNPS1, SPR, AKT2, PTGES3, RPS6KB2 and NT5C. </w:t>
      </w:r>
    </w:p>
    <w:p>
      <w:pPr>
        <w:pStyle w:val="TextBody"/>
        <w:spacing w:lineRule="auto" w:line="360"/>
        <w:jc w:val="both"/>
        <w:rPr/>
      </w:pPr>
      <w:r>
        <w:rPr/>
        <w:t>When combining individual genes and enriched annotation terms in a same graph</w:t>
      </w:r>
      <w:r>
        <w:rPr/>
        <w:commentReference w:id="0"/>
      </w:r>
      <w:r>
        <w:rPr/>
        <w:t>., we observe GO terms related to granule in the first stage, where LTF, OLFM4, GRB7 and DHX36 are representative biomarkers (Figures 4, 5 and 6). Network representation of functional analysis are also provided in Figure S2, S3 e S4. Interestingly, the WNT patwhay appeared in the KEGG annotations of stage III with the representative genes: DVL2, PSMB1, VTA1, AP2S1, SEH1L, PSMC6, PSMA7, AKT2, BCL9, CLTA, ELOC, PSDM4, PSMC2, and NELFA.</w:t>
      </w:r>
    </w:p>
    <w:p>
      <w:pPr>
        <w:pStyle w:val="TextBody"/>
        <w:spacing w:lineRule="auto" w:line="360"/>
        <w:jc w:val="both"/>
        <w:rPr/>
      </w:pPr>
      <w:commentRangeStart w:id="1"/>
      <w:r>
        <w:rPr/>
        <w:t>Table 2 shows the statistics of stage-specific genes</w:t>
      </w:r>
      <w:r>
        <w:rPr/>
      </w:r>
      <w:del w:id="6" w:author="Unknown Author" w:date="2024-07-17T09:17:54Z">
        <w:commentRangeEnd w:id="1"/>
        <w:r>
          <w:commentReference w:id="1"/>
        </w:r>
        <w:r>
          <w:rPr/>
          <w:delText xml:space="preserve">. </w:delText>
        </w:r>
      </w:del>
      <w:r>
        <w:rPr/>
        <w:t xml:space="preserve"> </w:t>
      </w:r>
    </w:p>
    <w:p>
      <w:pPr>
        <w:pStyle w:val="Heading1"/>
        <w:numPr>
          <w:ilvl w:val="0"/>
          <w:numId w:val="1"/>
        </w:numPr>
        <w:spacing w:lineRule="auto" w:line="360"/>
        <w:rPr/>
      </w:pPr>
      <w:r>
        <w:rPr/>
        <w:t xml:space="preserve">4. </w:t>
      </w:r>
      <w:commentRangeStart w:id="2"/>
      <w:r>
        <w:rPr/>
        <w:t>Discussion</w:t>
      </w:r>
      <w:commentRangeEnd w:id="2"/>
      <w:r>
        <w:commentReference w:id="2"/>
      </w:r>
      <w:r>
        <w:rPr/>
      </w:r>
    </w:p>
    <w:p>
      <w:pPr>
        <w:pStyle w:val="TextBody"/>
        <w:spacing w:lineRule="auto" w:line="360"/>
        <w:jc w:val="both"/>
        <w:rPr/>
      </w:pPr>
      <w:r>
        <w:rPr/>
        <w:t xml:space="preserve">The directive of World Health Organization (WHO) is to support the development of fast methods of lead screening against cancer, and the classification of tumors for suitable therapies. By 2020, the cancer of lung (2.21 million cases) came in second place worldwide behind that of breast (2.26 million cases), , but before those of colon and rectum (1.93 million cases), prostate (1.41 million cases), skin (non-melanoma) (1.20 million cases), and stomach (1.09 million cases). </w:t>
      </w:r>
      <w:moveToRangeEnd w:id="5"/>
    </w:p>
    <w:p>
      <w:pPr>
        <w:pStyle w:val="TextBody"/>
        <w:spacing w:lineRule="auto" w:line="360"/>
        <w:jc w:val="both"/>
        <w:rPr/>
      </w:pPr>
      <w:r>
        <w:rPr/>
        <w:t xml:space="preserve">The sample size per stage for LUSC met the statistical requirement of a minimum of </w:t>
      </w:r>
      <w:r>
        <w:rPr>
          <w:i/>
        </w:rPr>
        <w:t>n</w:t>
      </w:r>
      <w:r>
        <w:rPr/>
        <w:t xml:space="preserve"> = 30 per stage, but the number of paired sampĺes per stage fall short this criteria. </w:t>
      </w:r>
      <w:r>
        <w:rPr/>
        <w:commentReference w:id="3"/>
      </w:r>
      <w:moveToRangeEnd w:id="6"/>
      <w:commentRangeStart w:id="4"/>
      <w:r>
        <w:rPr/>
        <w:t>.</w:t>
      </w:r>
      <w:commentRangeEnd w:id="4"/>
      <w:r>
        <w:commentReference w:id="4"/>
      </w:r>
      <w:r>
        <w:rPr/>
      </w:r>
    </w:p>
    <w:p>
      <w:pPr>
        <w:pStyle w:val="TextBody"/>
        <w:spacing w:lineRule="auto" w:line="360"/>
        <w:jc w:val="both"/>
        <w:rPr/>
      </w:pPr>
      <w:r>
        <w:rPr/>
        <w:t xml:space="preserve">We only found a modest entropy increase across stages , </w:t>
      </w:r>
      <w:commentRangeStart w:id="5"/>
      <w:r>
        <w:rPr/>
        <w:t xml:space="preserve">however, it is in agreement with the expectation and confirm that the RNA-seq profiling methodology was coherent as well as that the expression-based biomarkers </w:t>
      </w:r>
      <w:r>
        <w:rPr/>
      </w:r>
      <w:commentRangeEnd w:id="5"/>
      <w:r>
        <w:commentReference w:id="5"/>
      </w:r>
      <w:r>
        <w:rPr/>
        <w:t>are relevant.</w:t>
      </w:r>
    </w:p>
    <w:p>
      <w:pPr>
        <w:pStyle w:val="TextBody"/>
        <w:spacing w:lineRule="auto" w:line="360"/>
        <w:jc w:val="both"/>
        <w:rPr/>
      </w:pPr>
      <w:commentRangeStart w:id="6"/>
      <w:r>
        <w:rPr/>
        <w:t>We found stage-specific genes based on gene expression for LUSC</w:t>
      </w:r>
      <w:r>
        <w:rPr/>
      </w:r>
      <w:commentRangeEnd w:id="6"/>
      <w:r>
        <w:commentReference w:id="6"/>
      </w:r>
      <w:r>
        <w:rPr/>
        <w:t>.</w:t>
      </w:r>
    </w:p>
    <w:p>
      <w:pPr>
        <w:pStyle w:val="TextBody"/>
        <w:spacing w:lineRule="auto" w:line="360"/>
        <w:jc w:val="both"/>
        <w:rPr/>
      </w:pPr>
      <w:r>
        <w:rPr/>
      </w:r>
    </w:p>
    <w:p>
      <w:pPr>
        <w:pStyle w:val="TextBody"/>
        <w:spacing w:lineRule="auto" w:line="360"/>
        <w:jc w:val="both"/>
        <w:rPr/>
      </w:pPr>
      <w:r>
        <w:rPr/>
        <w:commentReference w:id="7"/>
      </w:r>
    </w:p>
    <w:p>
      <w:pPr>
        <w:pStyle w:val="TextBody"/>
        <w:spacing w:lineRule="auto" w:line="360"/>
        <w:jc w:val="both"/>
        <w:rPr/>
      </w:pPr>
      <w:commentRangeStart w:id="8"/>
      <w:r>
        <w:rPr/>
        <w:t>Our results also corroborate this, when functional annotation to mitochondrial activity as achieved in later cancer stages, in reference to the pathways annotated to first stages.</w:t>
      </w:r>
      <w:commentRangeEnd w:id="8"/>
      <w:r>
        <w:commentReference w:id="8"/>
      </w:r>
      <w:r>
        <w:rPr/>
      </w:r>
    </w:p>
    <w:p>
      <w:pPr>
        <w:pStyle w:val="TextBody"/>
        <w:spacing w:lineRule="auto" w:line="360"/>
        <w:jc w:val="both"/>
        <w:rPr/>
      </w:pPr>
      <w:r>
        <w:rPr/>
        <w:t xml:space="preserve">. </w:t>
      </w:r>
      <w:moveFromRangeEnd w:id="7"/>
    </w:p>
    <w:p>
      <w:pPr>
        <w:pStyle w:val="Heading1"/>
        <w:numPr>
          <w:ilvl w:val="0"/>
          <w:numId w:val="1"/>
        </w:numPr>
        <w:spacing w:lineRule="auto" w:line="360"/>
        <w:rPr/>
      </w:pPr>
      <w:r>
        <w:rPr/>
        <w:t>5. Conclusion</w:t>
      </w:r>
    </w:p>
    <w:p>
      <w:pPr>
        <w:pStyle w:val="TextBody"/>
        <w:spacing w:lineRule="auto" w:line="360"/>
        <w:jc w:val="both"/>
        <w:rPr/>
      </w:pPr>
      <w:r>
        <w:rPr/>
        <w:t xml:space="preserve"> </w:t>
      </w:r>
    </w:p>
    <w:p>
      <w:pPr>
        <w:pStyle w:val="TextBody"/>
        <w:spacing w:lineRule="auto" w:line="360"/>
        <w:jc w:val="both"/>
        <w:rPr/>
      </w:pPr>
      <w:r>
        <w:rPr/>
      </w:r>
    </w:p>
    <w:p>
      <w:pPr>
        <w:pStyle w:val="Heading1"/>
        <w:numPr>
          <w:ilvl w:val="0"/>
          <w:numId w:val="1"/>
        </w:numPr>
        <w:spacing w:lineRule="auto" w:line="360"/>
        <w:rPr/>
      </w:pPr>
      <w:r>
        <w:rPr/>
        <w:t>Acknowledgement</w:t>
      </w:r>
    </w:p>
    <w:p>
      <w:pPr>
        <w:pStyle w:val="TextBody"/>
        <w:spacing w:lineRule="auto" w:line="360" w:before="240" w:after="120"/>
        <w:jc w:val="both"/>
        <w:rPr>
          <w:lang w:val="pt-BR"/>
        </w:rPr>
      </w:pPr>
      <w:r>
        <w:rPr>
          <w:lang w:val="pt-BR"/>
        </w:rPr>
        <w:t>Aqui, os detalhes da sua bolsa.</w:t>
      </w:r>
    </w:p>
    <w:p>
      <w:pPr>
        <w:pStyle w:val="Heading1"/>
        <w:numPr>
          <w:ilvl w:val="0"/>
          <w:numId w:val="1"/>
        </w:numPr>
        <w:spacing w:lineRule="auto" w:line="360"/>
        <w:rPr/>
      </w:pPr>
      <w:r>
        <w:rPr/>
        <w:t>References</w:t>
      </w:r>
    </w:p>
    <w:p>
      <w:pPr>
        <w:pStyle w:val="TextBody"/>
        <w:spacing w:lineRule="auto" w:line="360" w:before="240" w:after="120"/>
        <w:jc w:val="both"/>
        <w:rPr/>
      </w:pPr>
      <w:r>
        <w:rPr/>
        <w:t>Amin MB, Greene FL, Edge SB, Compton CC, Gershenwald JE, Brookland RK, Meyer L, Gress DM, Byrd DR, Winchester DP. The Eighth Edition AJCC Cancer Staging Manual: Continuing to build a bridge from a population-based to a more "personalized" approach to cancer staging. CA Cancer J Clin. 2017 Mar;67(2):93-99. doi: 10.3322/caac.21388. Epub 2017</w:t>
      </w:r>
    </w:p>
    <w:p>
      <w:pPr>
        <w:pStyle w:val="TextBody"/>
        <w:numPr>
          <w:ilvl w:val="0"/>
          <w:numId w:val="1"/>
        </w:numPr>
        <w:spacing w:lineRule="auto" w:line="360" w:before="240" w:after="120"/>
        <w:jc w:val="both"/>
        <w:rPr/>
      </w:pPr>
      <w:r>
        <w:rPr/>
        <w:t>April Scott and Ravi Salgia. Biomarkers in lung cancer: from early detection to novel therapeutics and decision making. Biomark Med. 2008 Dec 1; 2(6): 577–586.</w:t>
      </w:r>
    </w:p>
    <w:p>
      <w:pPr>
        <w:pStyle w:val="TextBody"/>
        <w:spacing w:lineRule="auto" w:line="360" w:before="240" w:after="120"/>
        <w:jc w:val="both"/>
        <w:rPr/>
      </w:pPr>
      <w:r>
        <w:rPr/>
        <w:t>Barta JA, Powell CA, Wisnivesky JP. Global Epidemiology of Lung Cancer. Ann Glob Health. 2019 Jan 22;85(1):8. doi: 10.5334/aogh.2419.</w:t>
      </w:r>
    </w:p>
    <w:p>
      <w:pPr>
        <w:pStyle w:val="TextBody"/>
        <w:spacing w:lineRule="auto" w:line="360" w:before="240" w:after="120"/>
        <w:jc w:val="both"/>
        <w:rPr/>
      </w:pPr>
      <w:r>
        <w:rPr/>
        <w:t xml:space="preserve">Chen Z, Fillmore CM, Hammerman PS, Kim CF, Wong KK. Non-small-cell lung cancers: a heterogeneous set of diseases. Nat Rev Cancer (2014) 14(8):535–46. doi: 10.1038/nrc3775. </w:t>
      </w:r>
    </w:p>
    <w:p>
      <w:pPr>
        <w:pStyle w:val="TextBody"/>
        <w:numPr>
          <w:ilvl w:val="0"/>
          <w:numId w:val="1"/>
        </w:numPr>
        <w:spacing w:lineRule="auto" w:line="360" w:before="240" w:after="120"/>
        <w:jc w:val="both"/>
        <w:rPr/>
      </w:pPr>
      <w:r>
        <w:rPr/>
        <w:t>Chuantao Zhang, Man Jiang, Na Zhou, Helei Hou, Tianjun Li, Hongsheng Yu, Yuan-De Tan, and Xiaochun Zhang. Use tumor suppressor genes as biomarkers for diagnosis of non-small cell lung cancer. Sci Rep. 2021; 11: 3596.</w:t>
      </w:r>
    </w:p>
    <w:p>
      <w:pPr>
        <w:pStyle w:val="TextBody"/>
        <w:spacing w:lineRule="auto" w:line="360" w:before="240" w:after="120"/>
        <w:jc w:val="both"/>
        <w:rPr/>
      </w:pPr>
      <w:r>
        <w:rPr/>
        <w:t>Conforte AJ, Tuszynski JA, da Silva FAB, Carels N. Signaling Complexity Measured by Shannon Entropy and Its Application in Personalized Medicine. Front Genet. 2019 Oct 21;10:930. doi: 10.3389/fgene.2019.00930.Derwinger K, Kodeda K, Bexe-Lindskog E, Taflin H. Tumour differentiation grade is associated with TNM staging and the risk of node metastasis in colorectal cancer. Acta Oncol. 2010;49(1):57-62. doi: 10.3109/02841860903334411.</w:t>
      </w:r>
    </w:p>
    <w:p>
      <w:pPr>
        <w:pStyle w:val="TextBody"/>
        <w:spacing w:lineRule="auto" w:line="360" w:before="240" w:after="120"/>
        <w:jc w:val="both"/>
        <w:rPr/>
      </w:pPr>
      <w:r>
        <w:rPr/>
        <w:t>Enneking WF, Spanier SS, Goodman MA. A system for the surgical staging of musculoskeletal sarcoma. Clin Orthop Relat Res 1980;153:106–120</w:t>
      </w:r>
    </w:p>
    <w:p>
      <w:pPr>
        <w:pStyle w:val="TextBody"/>
        <w:numPr>
          <w:ilvl w:val="0"/>
          <w:numId w:val="1"/>
        </w:numPr>
        <w:spacing w:lineRule="auto" w:line="360" w:before="240" w:after="120"/>
        <w:jc w:val="both"/>
        <w:rPr/>
      </w:pPr>
      <w:r>
        <w:rPr/>
        <w:t xml:space="preserve">Fangwei Wang,Qisheng Su, and Chaoqian Li. Identidication of novel biomarkers in non-small cell lung cancer using machine learning. Sci Rep. 2022; 12: 16693. </w:t>
      </w:r>
    </w:p>
    <w:p>
      <w:pPr>
        <w:pStyle w:val="TextBody"/>
        <w:numPr>
          <w:ilvl w:val="0"/>
          <w:numId w:val="1"/>
        </w:numPr>
        <w:spacing w:lineRule="auto" w:line="360" w:before="240" w:after="120"/>
        <w:jc w:val="both"/>
        <w:rPr/>
      </w:pPr>
      <w:r>
        <w:rPr/>
        <w:t xml:space="preserve">Jai N. Patel, Jennifer L. Ersek, and Edward S. Kim. Lung cancer biomarkers, targeted therapies and clinical assays. Transl Lung Cancer Res. 2015 Oct; 4(5): 503–514. </w:t>
      </w:r>
    </w:p>
    <w:p>
      <w:pPr>
        <w:pStyle w:val="TextBody"/>
        <w:spacing w:lineRule="auto" w:line="360" w:before="240" w:after="120"/>
        <w:jc w:val="both"/>
        <w:rPr/>
      </w:pPr>
      <w:r>
        <w:rPr/>
        <w:t>Jeon DS, Kim HC, Kim SH, Kim TJ, Kim HK, Moon MH, Beck KS, Suh YG, Song C, Ahn JS, Lee JE, Lim JU, Jeon JH, Jung KW, Jung CY, Cho JS, Choi YD, Hwang SS, Choi CM; Korean Association for Lung Cancer; Korea Central Cancer Registry. Five-Year Overall Survival and Prognostic Factors in Patients with Lung Cancer: Results from the Korean Association of Lung Cancer Registry (KALC-R) 2015. Cancer Res Treat. 2023 Jan;55(1):103-111. doi: 10.4143/crt.2022.264.</w:t>
      </w:r>
    </w:p>
    <w:p>
      <w:pPr>
        <w:pStyle w:val="TextBody"/>
        <w:numPr>
          <w:ilvl w:val="1"/>
          <w:numId w:val="1"/>
        </w:numPr>
        <w:spacing w:lineRule="auto" w:line="360" w:before="240" w:after="120"/>
        <w:jc w:val="both"/>
        <w:rPr/>
      </w:pPr>
      <w:r>
        <w:rPr/>
        <w:t xml:space="preserve">Kaier Cai, Zhilong Xie, Yingao Liu, Junfeng Wu, Hao Song, Wang Liu, Xinyi Wang, Yinghuan Xiong, Siyuan Gan, and Yanqin. Identification of Potential Key Genes and Prognostic Biomarkers of Lung Cancer Based on Bioinformatics. Biomed Res Int. 2023; 2023: 2152432. </w:t>
      </w:r>
    </w:p>
    <w:p>
      <w:pPr>
        <w:pStyle w:val="TextBody"/>
        <w:spacing w:lineRule="auto" w:line="360" w:before="240" w:after="120"/>
        <w:jc w:val="both"/>
        <w:rPr/>
      </w:pPr>
      <w:r>
        <w:rPr/>
        <w:t>Lau SCM, Pan Y, Velcheti V, Wong KK. Squamous cell lung cancer: Current landscape and future therapeutic options. Cancer Cell. 2022 Nov 14;40(11):1279-1293. doi: 10.1016/j.ccell.2022.09.018.</w:t>
      </w:r>
    </w:p>
    <w:p>
      <w:pPr>
        <w:pStyle w:val="TextBody"/>
        <w:spacing w:lineRule="auto" w:line="360" w:before="240" w:after="120"/>
        <w:jc w:val="both"/>
        <w:rPr/>
      </w:pPr>
      <w:r>
        <w:rPr/>
        <w:t>Li C, Lei S, Ding L, Xu Y, Wu X, Wang H, Zhang Z, Gao T, Zhang Y, Li L. Global burden and trends of lung cancer incidence and mortality. Chin Med J (Engl). 2023 Jul 5;136(13):1583-1590. doi: 10.1097/CM9.0000000000002529.</w:t>
      </w:r>
    </w:p>
    <w:p>
      <w:pPr>
        <w:pStyle w:val="TextBody"/>
        <w:spacing w:lineRule="auto" w:line="360" w:before="240" w:after="120"/>
        <w:jc w:val="both"/>
        <w:rPr/>
      </w:pPr>
      <w:r>
        <w:rPr/>
        <w:t>Li N, Li Y, Zheng P, Zhan X. Cancer Stemness-Based Prognostic Immune-Related Gene Signatures in Lung Adenocarcinoma and Lung Squamous Cell Carcinoma. Front Endocrinol (Lausanne). 2021 Oct 21;12:755805. doi: 10.3389/fendo.2021.755805.</w:t>
      </w:r>
    </w:p>
    <w:p>
      <w:pPr>
        <w:pStyle w:val="TextBody"/>
        <w:spacing w:lineRule="auto" w:line="360" w:before="240" w:after="120"/>
        <w:jc w:val="both"/>
        <w:rPr/>
      </w:pPr>
      <w:r>
        <w:rPr>
          <w:rStyle w:val="Mixedcitation"/>
        </w:rPr>
        <w:t xml:space="preserve">Liu H, Li T, Dong C, Lyu J. </w:t>
      </w:r>
      <w:r>
        <w:rPr>
          <w:rStyle w:val="Reftitle"/>
        </w:rPr>
        <w:t>Identification of miRNA signature for predicting the prognostic biomarker of squamous cell lung carcinoma</w:t>
      </w:r>
      <w:r>
        <w:rPr>
          <w:rStyle w:val="Mixedcitation"/>
        </w:rPr>
        <w:t xml:space="preserve">. </w:t>
      </w:r>
      <w:r>
        <w:rPr>
          <w:rStyle w:val="Refjournal"/>
        </w:rPr>
        <w:t>PloS One</w:t>
      </w:r>
      <w:r>
        <w:rPr>
          <w:rStyle w:val="Mixedcitation"/>
        </w:rPr>
        <w:t xml:space="preserve"> (2022) </w:t>
      </w:r>
      <w:r>
        <w:rPr>
          <w:rStyle w:val="Refvol"/>
        </w:rPr>
        <w:t>17</w:t>
      </w:r>
      <w:r>
        <w:rPr>
          <w:rStyle w:val="Mixedcitation"/>
        </w:rPr>
        <w:t>(</w:t>
      </w:r>
      <w:r>
        <w:rPr>
          <w:rStyle w:val="Refiss"/>
        </w:rPr>
        <w:t>3</w:t>
      </w:r>
      <w:r>
        <w:rPr>
          <w:rStyle w:val="Mixedcitation"/>
        </w:rPr>
        <w:t>):e0264645. doi: 10.1371/journal.pone.0264645.</w:t>
      </w:r>
    </w:p>
    <w:p>
      <w:pPr>
        <w:pStyle w:val="TextBody"/>
        <w:numPr>
          <w:ilvl w:val="0"/>
          <w:numId w:val="1"/>
        </w:numPr>
        <w:spacing w:lineRule="auto" w:line="360" w:before="240" w:after="120"/>
        <w:jc w:val="both"/>
        <w:rPr/>
      </w:pPr>
      <w:r>
        <w:rPr>
          <w:rStyle w:val="Mixedcitation"/>
        </w:rPr>
        <w:t>Mauricio Burotto,Anish Thomas,Deepa Subramaniam,Giuseppe Giaccone and Arun Rajan. Biomarkers in Early-Stage Non-Small Cell Lung Cancer: Current Concepts and Future Directions. J Thorac Oncol. 2014 Nov; 9(11): 1609–1617.</w:t>
      </w:r>
    </w:p>
    <w:p>
      <w:pPr>
        <w:pStyle w:val="TextBody"/>
        <w:spacing w:lineRule="auto" w:line="360" w:before="240" w:after="120"/>
        <w:jc w:val="both"/>
        <w:rPr/>
      </w:pPr>
      <w:r>
        <w:rPr/>
        <w:t>Mortazavi A, Williams BA, McCue K, Schaeffer L, Wold B (2008) Mapping and quantifying mammalian transcriptomes by RNA-Seq. Nature Methods 5: 621–628. pmid:18516045</w:t>
      </w:r>
    </w:p>
    <w:p>
      <w:pPr>
        <w:pStyle w:val="TextBody"/>
        <w:spacing w:lineRule="auto" w:line="360" w:before="240" w:after="120"/>
        <w:jc w:val="both"/>
        <w:rPr/>
      </w:pPr>
      <w:r>
        <w:rPr/>
        <w:t>O'Keeffe LM, Taylor G, Huxley RR, et al. Smoking as a risk factor for lung cancer in women and men: a systematic review and meta-analysis. BMJ Open 2018;8:e021611. doi:10.1136/bmjopen-2018-021611</w:t>
      </w:r>
    </w:p>
    <w:p>
      <w:pPr>
        <w:pStyle w:val="TextBody"/>
        <w:spacing w:lineRule="auto" w:line="360" w:before="240" w:after="120"/>
        <w:jc w:val="both"/>
        <w:rPr/>
      </w:pPr>
      <w:r>
        <w:rPr/>
        <w:t>Orchard S, Ammari M, Aranda B, Breuza L, Briganti L, Broackes-Carter F, Campbell NH, Chavali G, Chen C, del-Toro N, Duesbury M, Dumousseau M, Galeota E, Hinz U, Iannuccelli M, Jagannathan S, Jimenez R, Khadake J, Lagreid A, Licata L, Lovering RC, Meldal B, Melidoni AN, Milagros M, Peluso D, Perfetto L, Porras P, Raghunath A, Ricard-Blum S, Roechert B, Stutz A, Tognolli M, van Roey K, Cesareni G, Hermjakob H. The MIntAct project--IntAct as a common curation platform for 11 molecular interaction databases. Nucleic Acids Res. 2014 Jan;42(Database issue):D358-63. doi: 10.1093/nar/gkt1115.</w:t>
      </w:r>
    </w:p>
    <w:p>
      <w:pPr>
        <w:pStyle w:val="TextBody"/>
        <w:numPr>
          <w:ilvl w:val="0"/>
          <w:numId w:val="1"/>
        </w:numPr>
        <w:spacing w:lineRule="auto" w:line="360" w:before="240" w:after="120"/>
        <w:jc w:val="both"/>
        <w:rPr/>
      </w:pPr>
      <w:r>
        <w:rPr>
          <w:lang w:val="pt-BR"/>
        </w:rPr>
        <w:t xml:space="preserve">Pamela Villalobos, Ignacio I. Wistuba. </w:t>
      </w:r>
      <w:r>
        <w:rPr/>
        <w:t>Lung Cancer Biomarkers. Hematol Oncol Clin North Am. 2017 Feb; 31(1): 13–29.</w:t>
      </w:r>
    </w:p>
    <w:p>
      <w:pPr>
        <w:pStyle w:val="TextBody"/>
        <w:spacing w:lineRule="auto" w:line="360" w:before="240" w:after="120"/>
        <w:jc w:val="both"/>
        <w:rPr>
          <w:rStyle w:val="Mixedcitation"/>
        </w:rPr>
      </w:pPr>
      <w:r>
        <w:rPr>
          <w:rStyle w:val="Mixedcitation"/>
        </w:rPr>
        <w:t xml:space="preserve">Relli V, Trerotola M, Guerra E, Alberti S. </w:t>
      </w:r>
      <w:r>
        <w:rPr>
          <w:rStyle w:val="Reftitle"/>
        </w:rPr>
        <w:t>Abandoning the notion of non-small cell lung cancer</w:t>
      </w:r>
      <w:r>
        <w:rPr>
          <w:rStyle w:val="Mixedcitation"/>
        </w:rPr>
        <w:t xml:space="preserve">. </w:t>
      </w:r>
      <w:r>
        <w:rPr>
          <w:rStyle w:val="Refjournal"/>
        </w:rPr>
        <w:t>Trends Mol Med</w:t>
      </w:r>
      <w:r>
        <w:rPr>
          <w:rStyle w:val="Mixedcitation"/>
        </w:rPr>
        <w:t xml:space="preserve"> (2019) </w:t>
      </w:r>
      <w:r>
        <w:rPr>
          <w:rStyle w:val="Refvol"/>
        </w:rPr>
        <w:t>25</w:t>
      </w:r>
      <w:r>
        <w:rPr>
          <w:rStyle w:val="Mixedcitation"/>
        </w:rPr>
        <w:t>(</w:t>
      </w:r>
      <w:r>
        <w:rPr>
          <w:rStyle w:val="Refiss"/>
        </w:rPr>
        <w:t>7</w:t>
      </w:r>
      <w:r>
        <w:rPr>
          <w:rStyle w:val="Mixedcitation"/>
        </w:rPr>
        <w:t>):585–94. doi: 10.1016/j.molmed.2019.04.012.</w:t>
      </w:r>
    </w:p>
    <w:p>
      <w:pPr>
        <w:pStyle w:val="TextBody"/>
        <w:spacing w:lineRule="auto" w:line="360" w:before="240" w:after="120"/>
        <w:jc w:val="both"/>
        <w:rPr>
          <w:rStyle w:val="Mixedcitation"/>
        </w:rPr>
      </w:pPr>
      <w:r>
        <w:rPr/>
        <w:t>Robinson MD, McCarthy DJ, Smyth GK. edgeR: a Bioconductor package for differential expression analysis of digital gene expression data. Bioinformatics. 2010;26(1):139-40. doi: 10.1093/bioinformatics/btp616.</w:t>
      </w:r>
    </w:p>
    <w:p>
      <w:pPr>
        <w:pStyle w:val="TextBody"/>
        <w:spacing w:lineRule="auto" w:line="360" w:before="240" w:after="120"/>
        <w:jc w:val="both"/>
        <w:rPr/>
      </w:pPr>
      <w:r>
        <w:rPr/>
        <w:t>Rosai J, Ackerman LV. The pathology of tumors, part III: grading, staging &amp; classification. CA Cancer J Clin. 1979 Mar-Apr;29(2):66-77. doi: 10.3322/canjclin.29.2.66.</w:t>
      </w:r>
    </w:p>
    <w:p>
      <w:pPr>
        <w:pStyle w:val="TextBody"/>
        <w:spacing w:lineRule="auto" w:line="360" w:before="240" w:after="120"/>
        <w:jc w:val="both"/>
        <w:rPr/>
      </w:pPr>
      <w:r>
        <w:rPr/>
        <w:t>Shannon C. E. (1948). A mathematical theory of communication. Bell. Syst. Tech. J. 27 (July 1928), 379–423. 10.1002/j.1538-7305.1948.tb01338.x</w:t>
      </w:r>
    </w:p>
    <w:p>
      <w:pPr>
        <w:pStyle w:val="TextBody"/>
        <w:spacing w:lineRule="auto" w:line="360" w:before="240" w:after="120"/>
        <w:jc w:val="both"/>
        <w:rPr/>
      </w:pPr>
      <w:r>
        <w:rPr/>
        <w:t>Socinski MA, Obasaju C, Gandara D, Hirsch FR, Bonomi P, Bunn PA Jr, Kim ES, Langer CJ, Natale RB, Novello S, Paz-Ares L, Pérol M, Reck M, Ramalingam SS, Reynolds CH, Spigel DR, Wakelee H, Thatcher N. Current and Emergent Therapy Options for Advanced Squamous Cell Lung Cancer. J Thorac Oncol. 2018 Feb;13(2):165-183. doi: 10.1016/j.jtho.2017.11.111.</w:t>
      </w:r>
    </w:p>
    <w:p>
      <w:pPr>
        <w:pStyle w:val="TextBody"/>
        <w:spacing w:lineRule="auto" w:line="360" w:before="240" w:after="120"/>
        <w:jc w:val="both"/>
        <w:rPr/>
      </w:pPr>
      <w:r>
        <w:rPr/>
        <w:t>Stelzer G, Rosen N, Plaschkes I, Zimmerman S, Twik M, Fishilevich S, Stein TI, Nudel R, Lieder I, Mazor Y, Kaplan S, Dahary D, Warshawsky D, Guan-Golan Y, Kohn A, Rappaport N, Safran M, Lancet D. The GeneCards Suite: From Gene Data Mining to Disease Genome Sequence Analyses. Curr Protoc Bioinformatics. 2016 Jun 20;54:1.30.1-1.30.33. doi: 10.1002/cpbi.5.</w:t>
      </w:r>
    </w:p>
    <w:p>
      <w:pPr>
        <w:pStyle w:val="TextBody"/>
        <w:spacing w:lineRule="auto" w:line="360" w:before="240" w:after="120"/>
        <w:jc w:val="both"/>
        <w:rPr/>
      </w:pPr>
      <w:r>
        <w:rPr/>
        <w:t>Tsagkalidis V, Blaszczyk MB, In H. Interpretation of Tumor Response Grade following Preoperative Therapy for Gastric Cancer: An Overview. Cancers (Basel). 2023 Jul 18;15(14):3662. doi: 10.3390/cancers15143662.</w:t>
      </w:r>
    </w:p>
    <w:p>
      <w:pPr>
        <w:pStyle w:val="TextBody"/>
        <w:spacing w:lineRule="auto" w:line="360" w:before="240" w:after="120"/>
        <w:jc w:val="both"/>
        <w:rPr/>
      </w:pPr>
      <w:r>
        <w:rPr/>
        <w:t>Tsironis G, Ziogas DC, Kyriazoglou A, Lykka M, Koutsoukos K, Bamias A, Dimopoulos MA. Breakthroughs in the treatment of advanced squamous-cell NSCLC: not the neglected sibling anymore? Ann Transl Med. 2018 Apr;6(8):143. doi: 10.21037/atm.2018.02.18.</w:t>
      </w:r>
    </w:p>
    <w:p>
      <w:pPr>
        <w:pStyle w:val="TextBody"/>
        <w:spacing w:lineRule="auto" w:line="360" w:before="240" w:after="120"/>
        <w:jc w:val="both"/>
        <w:rPr/>
      </w:pPr>
      <w:r>
        <w:rPr/>
        <w:t xml:space="preserve">Wang, J., Liu, Q., Yuan, S. et al. Genetic predisposition to lung cancer: comprehensive literature integration, meta-analysis, and multiple evidence assessment of candidate-gene association studies. Sci Rep 7, 8371 (2017). </w:t>
      </w:r>
      <w:hyperlink r:id="rId10">
        <w:r>
          <w:rPr>
            <w:rStyle w:val="InternetLink"/>
          </w:rPr>
          <w:t>https://doi.org/10.1038/s41598-017-07737-0</w:t>
        </w:r>
      </w:hyperlink>
      <w:r>
        <w:rPr/>
        <w:t>.</w:t>
      </w:r>
    </w:p>
    <w:p>
      <w:pPr>
        <w:pStyle w:val="TextBody"/>
        <w:spacing w:lineRule="auto" w:line="360" w:before="240" w:after="120"/>
        <w:jc w:val="both"/>
        <w:rPr>
          <w:rStyle w:val="Mixedcitation"/>
        </w:rPr>
      </w:pPr>
      <w:r>
        <w:rPr>
          <w:rStyle w:val="Mixedcitation"/>
        </w:rPr>
        <w:t xml:space="preserve">Wang X, Su R, Guo Q, Liu J, Ruan B, Wang G. </w:t>
      </w:r>
      <w:r>
        <w:rPr>
          <w:rStyle w:val="Reftitle"/>
        </w:rPr>
        <w:t>Competing endogenous RNA (ceRNA) hypothetic model based on comprehensive analysis of long non-coding RNA expression in lung adenocarcinoma</w:t>
      </w:r>
      <w:r>
        <w:rPr>
          <w:rStyle w:val="Mixedcitation"/>
        </w:rPr>
        <w:t xml:space="preserve">. </w:t>
      </w:r>
      <w:r>
        <w:rPr>
          <w:rStyle w:val="Refjournal"/>
        </w:rPr>
        <w:t>PeerJ</w:t>
      </w:r>
      <w:r>
        <w:rPr>
          <w:rStyle w:val="Mixedcitation"/>
        </w:rPr>
        <w:t xml:space="preserve"> (2019) </w:t>
      </w:r>
      <w:r>
        <w:rPr>
          <w:rStyle w:val="Refvol"/>
        </w:rPr>
        <w:t>7</w:t>
      </w:r>
      <w:r>
        <w:rPr>
          <w:rStyle w:val="Mixedcitation"/>
        </w:rPr>
        <w:t>:e8024. doi: 10.7717/peerj.8024.</w:t>
      </w:r>
    </w:p>
    <w:p>
      <w:pPr>
        <w:pStyle w:val="TextBody"/>
        <w:spacing w:lineRule="auto" w:line="360" w:before="240" w:after="120"/>
        <w:jc w:val="both"/>
        <w:rPr/>
      </w:pPr>
      <w:r>
        <w:rPr/>
        <w:t xml:space="preserve">Wu T, Hu E, Xu S, Chen M, Guo P, Dai Z, Feng T, Zhou L, Tang W, Zhan L, Fu x, Liu S, Bo X, Yu G (2021). “clusterProfiler 4.0: A universal enrichment tool for interpreting omics data.” </w:t>
      </w:r>
      <w:r>
        <w:rPr>
          <w:rStyle w:val="Emphasis"/>
        </w:rPr>
        <w:t>The Innovation</w:t>
      </w:r>
      <w:r>
        <w:rPr/>
        <w:t xml:space="preserve">, </w:t>
      </w:r>
      <w:r>
        <w:rPr>
          <w:b/>
          <w:bCs/>
        </w:rPr>
        <w:t>2</w:t>
      </w:r>
      <w:r>
        <w:rPr/>
        <w:t xml:space="preserve">(3), 100141. </w:t>
      </w:r>
      <w:hyperlink r:id="rId11">
        <w:r>
          <w:rPr>
            <w:rStyle w:val="InternetLink"/>
          </w:rPr>
          <w:t>doi:10.1016/j.xinn.2021.100141</w:t>
        </w:r>
      </w:hyperlink>
      <w:r>
        <w:rPr/>
        <w:t>.</w:t>
      </w:r>
    </w:p>
    <w:p>
      <w:pPr>
        <w:pStyle w:val="TextBody"/>
        <w:spacing w:lineRule="auto" w:line="360" w:before="240" w:after="120"/>
        <w:jc w:val="both"/>
        <w:rPr/>
      </w:pPr>
      <w:r>
        <w:rPr/>
        <w:t>Wu R, Ma R, Duan X, Zhang J, Li K, Yu L, Zhang M, Liu P, Wang C. Identification of specific prognostic markers for lung squamous cell carcinoma based on tumor progression, immune infiltration, and stem index. Front Immunol. 2023 Sep 29;14:1236444. doi: 10.3389/fimmu.2023.1236444.</w:t>
      </w:r>
    </w:p>
    <w:p>
      <w:pPr>
        <w:pStyle w:val="TextBody"/>
        <w:numPr>
          <w:ilvl w:val="0"/>
          <w:numId w:val="1"/>
        </w:numPr>
        <w:spacing w:lineRule="auto" w:line="360" w:before="240" w:after="120"/>
        <w:jc w:val="both"/>
        <w:rPr/>
      </w:pPr>
      <w:r>
        <w:rPr/>
        <w:t>Yang Yunchu, Akihiko Miyanaga,corresponding author Kuniko Matsuda, Koichiro Kamio, and Masahiro Seike. Exploring effective biomarkers and potential immune related gene in small cell lung cancer. Sci Rep. 2024; 14: 7604.</w:t>
      </w:r>
    </w:p>
    <w:p>
      <w:pPr>
        <w:pStyle w:val="TextBody"/>
        <w:spacing w:lineRule="auto" w:line="360" w:before="240" w:after="120"/>
        <w:jc w:val="both"/>
        <w:rPr/>
      </w:pPr>
      <w:r>
        <w:rPr/>
        <w:t xml:space="preserve">Yu G, Wang L, Han Y, He Q (2012). “clusterProfiler: an R package for comparing biological themes among gene clusters.” </w:t>
      </w:r>
      <w:r>
        <w:rPr>
          <w:rStyle w:val="Emphasis"/>
        </w:rPr>
        <w:t>OMICS: A Journal of Integrative Biology</w:t>
      </w:r>
      <w:r>
        <w:rPr/>
        <w:t xml:space="preserve">, </w:t>
      </w:r>
      <w:r>
        <w:rPr>
          <w:b/>
          <w:bCs/>
        </w:rPr>
        <w:t>16</w:t>
      </w:r>
      <w:r>
        <w:rPr/>
        <w:t xml:space="preserve">(5), 284-287. </w:t>
      </w:r>
      <w:hyperlink r:id="rId12">
        <w:r>
          <w:rPr>
            <w:rStyle w:val="InternetLink"/>
          </w:rPr>
          <w:t>doi:10.1089/omi.2011.0118</w:t>
        </w:r>
      </w:hyperlink>
      <w:r>
        <w:rPr/>
        <w:t>.</w:t>
      </w:r>
    </w:p>
    <w:p>
      <w:pPr>
        <w:pStyle w:val="TextBody"/>
        <w:spacing w:lineRule="auto" w:line="360" w:before="240" w:after="120"/>
        <w:jc w:val="both"/>
        <w:rPr/>
      </w:pPr>
      <w:r>
        <w:rPr/>
        <w:t>Zhao Y, Cheng B, Chen Z, Li J, Liang H, Chen Y, Zhu F, Li C, Xu K, Xiong S, Lu W, Chen Z, Zhong R, Zhao S, Xie Z, Liu J, Liang W, He J. Toxicity profile of epidermal growth factor receptor tyrosine kinase inhibitors for patients with lung cancer: A systematic review and network meta-analysis. Crit Rev Oncol Hematol. 2021 Apr;160:103305. doi: 10.1016/j.critrevonc.2021.103305</w:t>
      </w:r>
    </w:p>
    <w:p>
      <w:pPr>
        <w:pStyle w:val="TextBody"/>
        <w:spacing w:lineRule="auto" w:line="360" w:before="240" w:after="120"/>
        <w:jc w:val="both"/>
        <w:rPr/>
      </w:pPr>
      <w:r>
        <w:rPr/>
        <w:t xml:space="preserve">Zhou, Y., Tao, L., Qiu, J. </w:t>
      </w:r>
      <w:r>
        <w:rPr>
          <w:i/>
          <w:iCs/>
        </w:rPr>
        <w:t>et al.</w:t>
      </w:r>
      <w:r>
        <w:rPr/>
        <w:t xml:space="preserve"> Tumor biomarkers for diagnosis, prognosis and targeted therapy. </w:t>
      </w:r>
      <w:r>
        <w:rPr>
          <w:i/>
          <w:iCs/>
        </w:rPr>
        <w:t>Sig Transduct Target Ther</w:t>
      </w:r>
      <w:r>
        <w:rPr/>
        <w:t xml:space="preserve"> </w:t>
      </w:r>
      <w:r>
        <w:rPr>
          <w:b/>
          <w:bCs/>
        </w:rPr>
        <w:t>9</w:t>
      </w:r>
      <w:r>
        <w:rPr/>
        <w:t>, 132 (2024). https://doi.org/10.1038/s41392-024-01823-2.</w:t>
      </w:r>
    </w:p>
    <w:p>
      <w:pPr>
        <w:pStyle w:val="TextBody"/>
        <w:spacing w:lineRule="auto" w:line="360" w:before="240" w:after="120"/>
        <w:jc w:val="both"/>
        <w:rPr/>
      </w:pPr>
      <w:r>
        <w:rPr/>
      </w:r>
    </w:p>
    <w:p>
      <w:pPr>
        <w:pStyle w:val="TextBody"/>
        <w:spacing w:lineRule="auto" w:line="360" w:before="240" w:after="120"/>
        <w:jc w:val="both"/>
        <w:rPr/>
      </w:pPr>
      <w:r>
        <w:rPr/>
      </w:r>
    </w:p>
    <w:p>
      <w:pPr>
        <w:pStyle w:val="TextBody"/>
        <w:spacing w:lineRule="auto" w:line="360" w:before="240" w:after="120"/>
        <w:jc w:val="both"/>
        <w:rPr>
          <w:highlight w:val="yellow"/>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Nicolas Carels" w:date="2024-07-16T20:02:00Z" w:initials="NC">
    <w:p>
      <w:r>
        <w:rPr>
          <w:rFonts w:ascii="Liberation Serif" w:hAnsi="Liberation Serif" w:eastAsia="DejaVu Sans" w:cs="DejaVu Sans"/>
          <w:kern w:val="0"/>
          <w:lang w:eastAsia="en-US" w:bidi="en-US" w:val="pt-BR"/>
        </w:rPr>
        <w:t>Escrever um § na metodologia para isso (mas sem viés de “escolha top”); precisa achar uma formula mais abrangente. Não faz sentido cortar à faca jogando metade do queijo no lixo. Deve ter um processo “adaptativo” ao conteúdo de informação.</w:t>
      </w:r>
    </w:p>
  </w:comment>
  <w:comment w:id="1" w:author="Nicolas Carels" w:date="2024-07-16T20:02:00Z" w:initials="NC">
    <w:p>
      <w:r>
        <w:rPr>
          <w:rFonts w:ascii="Liberation Serif" w:hAnsi="Liberation Serif" w:eastAsia="DejaVu Sans" w:cs="DejaVu Sans"/>
          <w:kern w:val="0"/>
          <w:lang w:eastAsia="en-US" w:bidi="en-US" w:val="pt-BR"/>
        </w:rPr>
        <w:t>O que esta Tabela 2 traz além do diagrama de Venn. Se não traz nada, apagar ela e a frase também!</w:t>
      </w:r>
    </w:p>
  </w:comment>
  <w:comment w:id="2" w:author="Nicolas Carels" w:date="2024-07-16T20:02:00Z" w:initials="NC">
    <w:p>
      <w:r>
        <w:rPr>
          <w:rFonts w:ascii="Liberation Serif" w:hAnsi="Liberation Serif" w:eastAsia="DejaVu Sans" w:cs="DejaVu Sans"/>
          <w:kern w:val="0"/>
          <w:lang w:eastAsia="en-US" w:bidi="en-US" w:val="pt-BR"/>
        </w:rPr>
        <w:t>Precisa discutir os genes e as vias nos quais estão inseridas. Sua discussão é branda demais; não iria passar. Precisa ler os artigos para fazer esta discussão; não se basear em papo geral. Não tem como escapar.</w:t>
      </w:r>
    </w:p>
  </w:comment>
  <w:comment w:id="3" w:author="Nicolas Carels" w:date="2024-07-16T20:02:00Z" w:initials="NC">
    <w:p>
      <w:r>
        <w:rPr>
          <w:rFonts w:ascii="Liberation Serif" w:hAnsi="Liberation Serif" w:eastAsia="DejaVu Sans" w:cs="DejaVu Sans"/>
          <w:kern w:val="0"/>
          <w:lang w:eastAsia="en-US" w:bidi="en-US" w:val="pt-BR"/>
        </w:rPr>
        <w:t>Não pode escrever isso senão o manuscrito vai ser rejeitado de cara!</w:t>
      </w:r>
    </w:p>
  </w:comment>
  <w:comment w:id="4" w:author="Nicolas Carels" w:date="2024-07-16T20:02:00Z" w:initials="NC">
    <w:p>
      <w:r>
        <w:rPr>
          <w:rFonts w:ascii="Liberation Serif" w:hAnsi="Liberation Serif" w:eastAsia="DejaVu Sans" w:cs="DejaVu Sans"/>
          <w:kern w:val="0"/>
          <w:lang w:eastAsia="en-US" w:bidi="en-US" w:val="pt-BR"/>
        </w:rPr>
        <w:t>Vc discute isso quando publicar, não antes.</w:t>
      </w:r>
    </w:p>
  </w:comment>
  <w:comment w:id="5" w:author="Nicolas Carels" w:date="2024-07-16T20:02:00Z" w:initials="NC">
    <w:p>
      <w:r>
        <w:rPr>
          <w:rFonts w:ascii="Liberation Serif" w:hAnsi="Liberation Serif" w:eastAsia="DejaVu Sans" w:cs="DejaVu Sans"/>
          <w:kern w:val="0"/>
          <w:lang w:eastAsia="en-US" w:bidi="en-US" w:val="pt-BR"/>
        </w:rPr>
        <w:t>Não tenta ir além desta declaração. Seria ousado demais. Mas, esta declaração, ninguém pode ir contra. O interessante é que vc me mostrou um artigo onde a tendência era oposta à nossa. Entao, alguém esta errado, mas pelo mesnos a nossa é “lógica” (e justificada)!</w:t>
      </w:r>
    </w:p>
  </w:comment>
  <w:comment w:id="6" w:author="Nicolas Carels" w:date="2024-07-16T20:02:00Z" w:initials="NC">
    <w:p>
      <w:r>
        <w:rPr>
          <w:rFonts w:ascii="Liberation Serif" w:hAnsi="Liberation Serif" w:eastAsia="DejaVu Sans" w:cs="DejaVu Sans"/>
          <w:kern w:val="0"/>
          <w:lang w:eastAsia="en-US" w:bidi="en-US" w:val="pt-BR"/>
        </w:rPr>
        <w:t>Aqui, precisa discutir esses biomarcadores e os pathways nos quais estão inserridos.</w:t>
      </w:r>
    </w:p>
  </w:comment>
  <w:comment w:id="7" w:author="Nicolas Carels" w:date="2024-07-16T20:02:00Z" w:initials="NC">
    <w:p>
      <w:r>
        <w:rPr>
          <w:rFonts w:ascii="Liberation Serif" w:hAnsi="Liberation Serif" w:eastAsia="DejaVu Sans" w:cs="DejaVu Sans"/>
          <w:kern w:val="0"/>
          <w:lang w:eastAsia="en-US" w:bidi="en-US" w:val="pt-BR"/>
        </w:rPr>
        <w:t>Apaguei porque é trivial!</w:t>
      </w:r>
    </w:p>
    <w:p>
      <w:r>
        <w:rPr>
          <w:rFonts w:ascii="Liberation Serif" w:hAnsi="Liberation Serif" w:eastAsia="DejaVu Sans" w:cs="DejaVu Sans"/>
          <w:kern w:val="0"/>
          <w:lang w:val="en-US" w:eastAsia="en-US" w:bidi="en-US"/>
        </w:rPr>
      </w:r>
    </w:p>
  </w:comment>
  <w:comment w:id="8" w:author="Nicolas Carels" w:date="2024-07-16T20:02:00Z" w:initials="NC">
    <w:p>
      <w:r>
        <w:rPr>
          <w:rFonts w:ascii="Liberation Serif" w:hAnsi="Liberation Serif" w:eastAsia="DejaVu Sans" w:cs="DejaVu Sans"/>
          <w:kern w:val="0"/>
          <w:lang w:eastAsia="en-US" w:bidi="en-US" w:val="pt-BR"/>
        </w:rPr>
        <w:t>Tem que ser mais preciso.</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isplayBackgroundShape/>
  <w:trackRevisions/>
  <w:defaultTabStop w:val="709"/>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Cs w:val="24"/>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e233a"/>
    <w:pPr>
      <w:widowControl/>
      <w:suppressAutoHyphens w:val="true"/>
      <w:bidi w:val="0"/>
      <w:spacing w:before="0" w:after="0"/>
      <w:jc w:val="left"/>
    </w:pPr>
    <w:rPr>
      <w:rFonts w:ascii="Liberation Serif;Times New Roma" w:hAnsi="Liberation Serif;Times New Roma" w:cs="Lohit Devanagari;Times New Roma" w:eastAsia="Noto Serif CJK SC"/>
      <w:color w:val="auto"/>
      <w:kern w:val="2"/>
      <w:sz w:val="24"/>
      <w:szCs w:val="24"/>
      <w:lang w:val="en-US" w:eastAsia="zh-CN" w:bidi="hi-IN"/>
    </w:rPr>
  </w:style>
  <w:style w:type="paragraph" w:styleId="Heading1" w:customStyle="1">
    <w:name w:val="Heading 1"/>
    <w:basedOn w:val="Heading"/>
    <w:next w:val="TextBody"/>
    <w:qFormat/>
    <w:rsid w:val="008e233a"/>
    <w:pPr>
      <w:outlineLvl w:val="0"/>
    </w:pPr>
    <w:rPr>
      <w:rFonts w:ascii="Liberation Serif;Times New Roma" w:hAnsi="Liberation Serif;Times New Roma" w:eastAsia="Noto Serif CJK SC" w:cs="Liberation Serif;Times New Roma"/>
      <w:b/>
      <w:bCs/>
      <w:sz w:val="48"/>
      <w:szCs w:val="48"/>
    </w:rPr>
  </w:style>
  <w:style w:type="paragraph" w:styleId="Heading2" w:customStyle="1">
    <w:name w:val="Heading 2"/>
    <w:basedOn w:val="Heading"/>
    <w:next w:val="TextBody"/>
    <w:qFormat/>
    <w:rsid w:val="008e233a"/>
    <w:pPr>
      <w:spacing w:before="200" w:after="120"/>
      <w:outlineLvl w:val="1"/>
    </w:pPr>
    <w:rPr>
      <w:b/>
      <w:bCs/>
      <w:sz w:val="32"/>
      <w:szCs w:val="32"/>
    </w:rPr>
  </w:style>
  <w:style w:type="paragraph" w:styleId="Heading3" w:customStyle="1">
    <w:name w:val="Heading 3"/>
    <w:basedOn w:val="Heading"/>
    <w:next w:val="TextBody"/>
    <w:qFormat/>
    <w:rsid w:val="008e233a"/>
    <w:pPr>
      <w:spacing w:before="140" w:after="120"/>
      <w:outlineLvl w:val="2"/>
    </w:pPr>
    <w:rPr>
      <w:b/>
      <w:bCs/>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sid w:val="008e233a"/>
    <w:rPr>
      <w:i/>
      <w:iCs/>
    </w:rPr>
  </w:style>
  <w:style w:type="character" w:styleId="InternetLink">
    <w:name w:val="Hyperlink"/>
    <w:rsid w:val="008e233a"/>
    <w:rPr>
      <w:color w:val="000080"/>
      <w:u w:val="single"/>
    </w:rPr>
  </w:style>
  <w:style w:type="character" w:styleId="Mixedcitation" w:customStyle="1">
    <w:name w:val="mixed-citation"/>
    <w:basedOn w:val="DefaultParagraphFont"/>
    <w:qFormat/>
    <w:rsid w:val="008e233a"/>
    <w:rPr/>
  </w:style>
  <w:style w:type="character" w:styleId="Reftitle" w:customStyle="1">
    <w:name w:val="ref-title"/>
    <w:basedOn w:val="DefaultParagraphFont"/>
    <w:qFormat/>
    <w:rsid w:val="008e233a"/>
    <w:rPr/>
  </w:style>
  <w:style w:type="character" w:styleId="Refjournal" w:customStyle="1">
    <w:name w:val="ref-journal"/>
    <w:basedOn w:val="DefaultParagraphFont"/>
    <w:qFormat/>
    <w:rsid w:val="008e233a"/>
    <w:rPr/>
  </w:style>
  <w:style w:type="character" w:styleId="Refvol" w:customStyle="1">
    <w:name w:val="ref-vol"/>
    <w:basedOn w:val="DefaultParagraphFont"/>
    <w:qFormat/>
    <w:rsid w:val="008e233a"/>
    <w:rPr/>
  </w:style>
  <w:style w:type="character" w:styleId="Refiss" w:customStyle="1">
    <w:name w:val="ref-iss"/>
    <w:basedOn w:val="DefaultParagraphFont"/>
    <w:qFormat/>
    <w:rsid w:val="008e233a"/>
    <w:rPr/>
  </w:style>
  <w:style w:type="character" w:styleId="TextodebaloChar" w:customStyle="1">
    <w:name w:val="Texto de balão Char"/>
    <w:basedOn w:val="DefaultParagraphFont"/>
    <w:qFormat/>
    <w:rsid w:val="008e233a"/>
    <w:rPr>
      <w:rFonts w:ascii="Tahoma" w:hAnsi="Tahoma" w:eastAsia="Noto Serif CJK SC" w:cs="Mangal"/>
      <w:kern w:val="2"/>
      <w:sz w:val="16"/>
      <w:szCs w:val="14"/>
      <w:lang w:eastAsia="zh-CN" w:bidi="hi-IN"/>
    </w:rPr>
  </w:style>
  <w:style w:type="character" w:styleId="LineNumbering" w:customStyle="1">
    <w:name w:val="Line Numbering"/>
    <w:rsid w:val="008e233a"/>
    <w:rPr/>
  </w:style>
  <w:style w:type="character" w:styleId="NumberingSymbols" w:customStyle="1">
    <w:name w:val="Numbering Symbols"/>
    <w:qFormat/>
    <w:rsid w:val="008e233a"/>
    <w:rPr/>
  </w:style>
  <w:style w:type="character" w:styleId="Bullets" w:customStyle="1">
    <w:name w:val="Bullets"/>
    <w:qFormat/>
    <w:rsid w:val="008e233a"/>
    <w:rPr>
      <w:rFonts w:ascii="OpenSymbol" w:hAnsi="OpenSymbol" w:eastAsia="OpenSymbol" w:cs="OpenSymbol"/>
    </w:rPr>
  </w:style>
  <w:style w:type="character" w:styleId="Annotationreference">
    <w:name w:val="annotation reference"/>
    <w:basedOn w:val="DefaultParagraphFont"/>
    <w:uiPriority w:val="99"/>
    <w:semiHidden/>
    <w:unhideWhenUsed/>
    <w:qFormat/>
    <w:rsid w:val="00cc3b8c"/>
    <w:rPr>
      <w:sz w:val="16"/>
      <w:szCs w:val="16"/>
    </w:rPr>
  </w:style>
  <w:style w:type="character" w:styleId="TextodecomentrioChar" w:customStyle="1">
    <w:name w:val="Texto de comentário Char"/>
    <w:basedOn w:val="DefaultParagraphFont"/>
    <w:link w:val="Annotationtext"/>
    <w:uiPriority w:val="99"/>
    <w:qFormat/>
    <w:rsid w:val="00cc3b8c"/>
    <w:rPr>
      <w:rFonts w:ascii="Liberation Serif;Times New Roma" w:hAnsi="Liberation Serif;Times New Roma" w:cs="Mangal"/>
      <w:kern w:val="2"/>
      <w:szCs w:val="18"/>
    </w:rPr>
  </w:style>
  <w:style w:type="character" w:styleId="AssuntodocomentrioChar" w:customStyle="1">
    <w:name w:val="Assunto do comentário Char"/>
    <w:basedOn w:val="TextodecomentrioChar"/>
    <w:link w:val="Annotationsubject"/>
    <w:uiPriority w:val="99"/>
    <w:semiHidden/>
    <w:qFormat/>
    <w:rsid w:val="00cc3b8c"/>
    <w:rPr>
      <w:b/>
      <w:bCs/>
    </w:rPr>
  </w:style>
  <w:style w:type="character" w:styleId="Htmlitalic" w:customStyle="1">
    <w:name w:val="html-italic"/>
    <w:basedOn w:val="DefaultParagraphFont"/>
    <w:qFormat/>
    <w:rsid w:val="00ea0181"/>
    <w:rPr/>
  </w:style>
  <w:style w:type="paragraph" w:styleId="Heading" w:customStyle="1">
    <w:name w:val="Heading"/>
    <w:basedOn w:val="Normal"/>
    <w:next w:val="TextBody"/>
    <w:qFormat/>
    <w:rsid w:val="008e233a"/>
    <w:pPr>
      <w:keepNext w:val="true"/>
      <w:spacing w:before="240" w:after="120"/>
    </w:pPr>
    <w:rPr>
      <w:rFonts w:ascii="Liberation Sans;Arial" w:hAnsi="Liberation Sans;Arial" w:eastAsia="Noto Sans CJK SC"/>
      <w:sz w:val="28"/>
      <w:szCs w:val="28"/>
    </w:rPr>
  </w:style>
  <w:style w:type="paragraph" w:styleId="TextBody">
    <w:name w:val="Body Text"/>
    <w:basedOn w:val="Normal"/>
    <w:rsid w:val="008e233a"/>
    <w:pPr>
      <w:spacing w:lineRule="auto" w:line="276" w:before="0" w:after="140"/>
    </w:pPr>
    <w:rPr/>
  </w:style>
  <w:style w:type="paragraph" w:styleId="List">
    <w:name w:val="List"/>
    <w:basedOn w:val="TextBody"/>
    <w:rsid w:val="008e233a"/>
    <w:pPr/>
    <w:rPr/>
  </w:style>
  <w:style w:type="paragraph" w:styleId="Caption" w:customStyle="1">
    <w:name w:val="Caption"/>
    <w:basedOn w:val="Normal"/>
    <w:qFormat/>
    <w:rsid w:val="008e233a"/>
    <w:pPr>
      <w:suppressLineNumbers/>
      <w:spacing w:before="120" w:after="120"/>
    </w:pPr>
    <w:rPr>
      <w:rFonts w:cs="Lohit Devanagari"/>
      <w:i/>
      <w:iCs/>
    </w:rPr>
  </w:style>
  <w:style w:type="paragraph" w:styleId="Index" w:customStyle="1">
    <w:name w:val="Index"/>
    <w:basedOn w:val="Normal"/>
    <w:qFormat/>
    <w:rsid w:val="008e233a"/>
    <w:pPr>
      <w:suppressLineNumbers/>
    </w:pPr>
    <w:rPr/>
  </w:style>
  <w:style w:type="paragraph" w:styleId="Caption1">
    <w:name w:val="caption"/>
    <w:basedOn w:val="Normal"/>
    <w:qFormat/>
    <w:rsid w:val="008e233a"/>
    <w:pPr>
      <w:suppressLineNumbers/>
      <w:spacing w:before="120" w:after="120"/>
    </w:pPr>
    <w:rPr>
      <w:i/>
      <w:iCs/>
    </w:rPr>
  </w:style>
  <w:style w:type="paragraph" w:styleId="Title">
    <w:name w:val="Title"/>
    <w:basedOn w:val="Heading"/>
    <w:next w:val="TextBody"/>
    <w:qFormat/>
    <w:rsid w:val="008e233a"/>
    <w:pPr>
      <w:jc w:val="center"/>
    </w:pPr>
    <w:rPr>
      <w:b/>
      <w:bCs/>
      <w:sz w:val="56"/>
      <w:szCs w:val="56"/>
    </w:rPr>
  </w:style>
  <w:style w:type="paragraph" w:styleId="Subtitle">
    <w:name w:val="Subtitle"/>
    <w:basedOn w:val="Heading"/>
    <w:next w:val="TextBody"/>
    <w:qFormat/>
    <w:rsid w:val="008e233a"/>
    <w:pPr>
      <w:spacing w:before="60" w:after="120"/>
      <w:jc w:val="center"/>
    </w:pPr>
    <w:rPr>
      <w:sz w:val="36"/>
      <w:szCs w:val="36"/>
    </w:rPr>
  </w:style>
  <w:style w:type="paragraph" w:styleId="BalloonText">
    <w:name w:val="Balloon Text"/>
    <w:basedOn w:val="Normal"/>
    <w:qFormat/>
    <w:rsid w:val="008e233a"/>
    <w:pPr/>
    <w:rPr>
      <w:rFonts w:ascii="Tahoma" w:hAnsi="Tahoma" w:cs="Mangal"/>
      <w:sz w:val="16"/>
      <w:szCs w:val="14"/>
    </w:rPr>
  </w:style>
  <w:style w:type="paragraph" w:styleId="PreformattedText" w:customStyle="1">
    <w:name w:val="Preformatted Text"/>
    <w:basedOn w:val="Normal"/>
    <w:qFormat/>
    <w:rsid w:val="008e233a"/>
    <w:pPr/>
    <w:rPr>
      <w:rFonts w:ascii="Liberation Mono" w:hAnsi="Liberation Mono" w:eastAsia="Noto Sans Mono CJK SC" w:cs="Liberation Mono"/>
      <w:sz w:val="20"/>
      <w:szCs w:val="20"/>
    </w:rPr>
  </w:style>
  <w:style w:type="paragraph" w:styleId="Annotationtext">
    <w:name w:val="annotation text"/>
    <w:basedOn w:val="Normal"/>
    <w:link w:val="TextodecomentrioChar"/>
    <w:uiPriority w:val="99"/>
    <w:unhideWhenUsed/>
    <w:qFormat/>
    <w:rsid w:val="00cc3b8c"/>
    <w:pPr/>
    <w:rPr>
      <w:rFonts w:cs="Mangal"/>
      <w:sz w:val="20"/>
      <w:szCs w:val="18"/>
    </w:rPr>
  </w:style>
  <w:style w:type="paragraph" w:styleId="Annotationsubject">
    <w:name w:val="annotation subject"/>
    <w:basedOn w:val="Annotationtext"/>
    <w:next w:val="Annotationtext"/>
    <w:link w:val="AssuntodocomentrioChar"/>
    <w:uiPriority w:val="99"/>
    <w:semiHidden/>
    <w:unhideWhenUsed/>
    <w:qFormat/>
    <w:rsid w:val="00cc3b8c"/>
    <w:pPr/>
    <w:rPr>
      <w:b/>
      <w:bCs/>
    </w:rPr>
  </w:style>
  <w:style w:type="paragraph" w:styleId="Revision">
    <w:name w:val="Revision"/>
    <w:uiPriority w:val="99"/>
    <w:semiHidden/>
    <w:qFormat/>
    <w:rsid w:val="008062c9"/>
    <w:pPr>
      <w:widowControl/>
      <w:suppressAutoHyphens w:val="false"/>
      <w:bidi w:val="0"/>
      <w:spacing w:before="0" w:after="0"/>
      <w:jc w:val="left"/>
    </w:pPr>
    <w:rPr>
      <w:rFonts w:ascii="Liberation Serif;Times New Roma" w:hAnsi="Liberation Serif;Times New Roma" w:cs="Mangal" w:eastAsia="Noto Serif CJK SC"/>
      <w:color w:val="auto"/>
      <w:kern w:val="2"/>
      <w:sz w:val="24"/>
      <w:szCs w:val="21"/>
      <w:lang w:val="en-US" w:eastAsia="zh-CN" w:bidi="hi-IN"/>
    </w:rPr>
  </w:style>
  <w:style w:type="paragraph" w:styleId="Figure">
    <w:name w:val="Figure"/>
    <w:basedOn w:val="Caption"/>
    <w:qFormat/>
    <w:pPr/>
    <w:rPr/>
  </w:style>
  <w:style w:type="numbering" w:styleId="NoList" w:default="1">
    <w:name w:val="No List"/>
    <w:uiPriority w:val="99"/>
    <w:semiHidden/>
    <w:unhideWhenUsed/>
    <w:qFormat/>
  </w:style>
  <w:style w:type="numbering" w:styleId="WW8Num1" w:customStyle="1">
    <w:name w:val="WW8Num1"/>
    <w:qFormat/>
    <w:rsid w:val="008e233a"/>
  </w:style>
  <w:style w:type="numbering" w:styleId="WW8Num2" w:customStyle="1">
    <w:name w:val="WW8Num2"/>
    <w:qFormat/>
    <w:rsid w:val="008e233a"/>
  </w:style>
  <w:style w:type="table" w:default="1" w:styleId="Tabela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ancer.gov/Common/PopUps/popDefinition.aspx?id=CDR0000638184&amp;version=Patient&amp;language=en" TargetMode="External"/><Relationship Id="rId3" Type="http://schemas.openxmlformats.org/officeDocument/2006/relationships/hyperlink" Target="https://www.cancer.gov/Common/PopUps/popDefinition.aspx?id=CDR0000046053&amp;version=Patient&amp;language=en" TargetMode="External"/><Relationship Id="rId4" Type="http://schemas.openxmlformats.org/officeDocument/2006/relationships/hyperlink" Target="ftp://ftp.ebi.ac.uk/pub/databases/intact/current/psimitab/intact-micluster.txt" TargetMode="External"/><Relationship Id="rId5" Type="http://schemas.openxmlformats.org/officeDocument/2006/relationships/hyperlink" Target="https://www.rdocumentation.org/packages/DescTools/versions/0.99.54/topics/Entropy" TargetMode="External"/><Relationship Id="rId6" Type="http://schemas.openxmlformats.org/officeDocument/2006/relationships/image" Target="media/image1.png"/><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2.png"/><Relationship Id="rId10" Type="http://schemas.openxmlformats.org/officeDocument/2006/relationships/hyperlink" Target="https://doi.org/10.1038/s41598-017-07737-0" TargetMode="External"/><Relationship Id="rId11" Type="http://schemas.openxmlformats.org/officeDocument/2006/relationships/hyperlink" Target="https://doi.org/10.1016/j.xinn.2021.100141" TargetMode="External"/><Relationship Id="rId12" Type="http://schemas.openxmlformats.org/officeDocument/2006/relationships/hyperlink" Target="https://doi.org/10.1089/omi.2011.0118" TargetMode="External"/><Relationship Id="rId13" Type="http://schemas.openxmlformats.org/officeDocument/2006/relationships/comments" Target="comment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1219</TotalTime>
  <Application>LibreOffice/7.3.7.2$Linux_X86_64 LibreOffice_project/30$Build-2</Application>
  <AppVersion>15.0000</AppVersion>
  <Pages>14</Pages>
  <Words>4032</Words>
  <Characters>22454</Characters>
  <CharactersWithSpaces>26429</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2024-07-16T17:02:00Z</dcterms:created>
  <dc:creator>Nicolas Carels</dc:creator>
  <dc:description/>
  <dc:language>en-US</dc:language>
  <cp:lastModifiedBy/>
  <dcterms:modified xsi:type="dcterms:W3CDTF">2024-07-17T12:12:46Z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